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03">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Draft Report  - September 2024</w:t>
      </w:r>
    </w:p>
    <w:p w:rsidR="00000000" w:rsidDel="00000000" w:rsidP="00000000" w:rsidRDefault="00000000" w:rsidRPr="00000000" w14:paraId="00000005">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06">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07">
      <w:pPr>
        <w:widowControl w:val="0"/>
        <w:spacing w:before="120"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rPr>
          <w:rFonts w:ascii="Avenir" w:cs="Avenir" w:eastAsia="Avenir" w:hAnsi="Avenir"/>
          <w:b w:val="1"/>
          <w:sz w:val="20"/>
          <w:szCs w:val="20"/>
          <w:rtl w:val="0"/>
        </w:rPr>
        <w:t xml:space="preserve">Elsa M. Ordway* (University of California, Los Angeles), </w:t>
      </w:r>
      <w:r w:rsidDel="00000000" w:rsidR="00000000" w:rsidRPr="00000000">
        <w:rPr>
          <w:rFonts w:ascii="Avenir" w:cs="Avenir" w:eastAsia="Avenir" w:hAnsi="Avenir"/>
          <w:b w:val="1"/>
          <w:color w:val="222222"/>
          <w:sz w:val="20"/>
          <w:szCs w:val="20"/>
          <w:highlight w:val="white"/>
          <w:rtl w:val="0"/>
        </w:rPr>
        <w:t xml:space="preserve">Michael Keller* (USFS, JPL),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b w:val="1"/>
          <w:color w:val="222222"/>
          <w:sz w:val="20"/>
          <w:szCs w:val="20"/>
          <w:rtl w:val="0"/>
        </w:rPr>
        <w:t xml:space="preserve">o (GSFC), Yanlei Feng (MIT), António Ferraz (JPL), Liane Guild (NASA Ames),  Matthew Johnson (NASA Ames), </w:t>
      </w:r>
      <w:r w:rsidDel="00000000" w:rsidR="00000000" w:rsidRPr="00000000">
        <w:rPr>
          <w:rFonts w:ascii="Avenir" w:cs="Avenir" w:eastAsia="Avenir" w:hAnsi="Avenir"/>
          <w:b w:val="1"/>
          <w:color w:val="222222"/>
          <w:sz w:val="20"/>
          <w:szCs w:val="20"/>
          <w:rtl w:val="0"/>
        </w:rPr>
        <w:t xml:space="preserve">Esi Kane (University of Energy and Natural Resources, Sunyani-Ghana)</w:t>
      </w:r>
      <w:r w:rsidDel="00000000" w:rsidR="00000000" w:rsidRPr="00000000">
        <w:rPr>
          <w:rFonts w:ascii="Avenir" w:cs="Avenir" w:eastAsia="Avenir" w:hAnsi="Avenir"/>
          <w:b w:val="1"/>
          <w:color w:val="222222"/>
          <w:sz w:val="20"/>
          <w:szCs w:val="20"/>
          <w:rtl w:val="0"/>
        </w:rPr>
        <w:t xml:space="preserve">, Lydie-Stella Koutik</w:t>
      </w:r>
      <w:r w:rsidDel="00000000" w:rsidR="00000000" w:rsidRPr="00000000">
        <w:rPr>
          <w:rFonts w:ascii="Avenir" w:cs="Avenir" w:eastAsia="Avenir" w:hAnsi="Avenir"/>
          <w:b w:val="1"/>
          <w:color w:val="222222"/>
          <w:sz w:val="20"/>
          <w:szCs w:val="20"/>
          <w:highlight w:val="white"/>
          <w:rtl w:val="0"/>
        </w:rPr>
        <w:t xml:space="preserve">a (</w:t>
      </w:r>
      <w:r w:rsidDel="00000000" w:rsidR="00000000" w:rsidRPr="00000000">
        <w:rPr>
          <w:rFonts w:ascii="Avenir" w:cs="Avenir" w:eastAsia="Avenir" w:hAnsi="Avenir"/>
          <w:b w:val="1"/>
          <w:color w:val="222222"/>
          <w:sz w:val="20"/>
          <w:szCs w:val="20"/>
          <w:rtl w:val="0"/>
        </w:rPr>
        <w:t xml:space="preserve">CRDPI</w:t>
      </w:r>
      <w:r w:rsidDel="00000000" w:rsidR="00000000" w:rsidRPr="00000000">
        <w:rPr>
          <w:rFonts w:ascii="Avenir" w:cs="Avenir" w:eastAsia="Avenir" w:hAnsi="Avenir"/>
          <w:b w:val="1"/>
          <w:color w:val="222222"/>
          <w:sz w:val="20"/>
          <w:szCs w:val="20"/>
          <w:highlight w:val="white"/>
          <w:rtl w:val="0"/>
        </w:rPr>
        <w:t xml:space="preserve">), Yue Li (UCLA)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color w:val="222222"/>
          <w:sz w:val="20"/>
          <w:szCs w:val="20"/>
          <w:highlight w:val="white"/>
          <w:rtl w:val="0"/>
        </w:rPr>
        <w:t xml:space="preserve">Junjie Liu (JPL), Marcos Longo (Lawrence Berkeley National Lab, LBNL), Ian Mccubbin (JPL), Félicien Meunier (Ghent University), Charles Miller (</w:t>
      </w:r>
      <w:r w:rsidDel="00000000" w:rsidR="00000000" w:rsidRPr="00000000">
        <w:rPr>
          <w:rFonts w:ascii="Avenir" w:cs="Avenir" w:eastAsia="Avenir" w:hAnsi="Avenir"/>
          <w:b w:val="1"/>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b w:val="1"/>
          <w:color w:val="222222"/>
          <w:sz w:val="20"/>
          <w:szCs w:val="20"/>
          <w:highlight w:val="white"/>
          <w:rtl w:val="0"/>
        </w:rPr>
        <w:t xml:space="preserve">), Helene C. Muller-Landau (Smithsonian), Robinson Negron-Juarez (LBNL),</w:t>
      </w:r>
      <w:r w:rsidDel="00000000" w:rsidR="00000000" w:rsidRPr="00000000">
        <w:rPr>
          <w:rFonts w:ascii="Avenir" w:cs="Avenir" w:eastAsia="Avenir" w:hAnsi="Avenir"/>
          <w:b w:val="1"/>
          <w:sz w:val="20"/>
          <w:szCs w:val="20"/>
          <w:rtl w:val="0"/>
        </w:rPr>
        <w:t xml:space="preserve"> Teodyl Nkuintchua (World Resources Institute),Matheus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b w:val="1"/>
          <w:color w:val="222222"/>
          <w:sz w:val="20"/>
          <w:szCs w:val="20"/>
          <w:rtl w:val="0"/>
        </w:rPr>
        <w:t xml:space="preserve">Hannah Stouter (UCLA)</w:t>
      </w:r>
      <w:r w:rsidDel="00000000" w:rsidR="00000000" w:rsidRPr="00000000">
        <w:rPr>
          <w:rFonts w:ascii="Avenir" w:cs="Avenir" w:eastAsia="Avenir" w:hAnsi="Avenir"/>
          <w:b w:val="1"/>
          <w:color w:val="222222"/>
          <w:sz w:val="20"/>
          <w:szCs w:val="20"/>
          <w:highlight w:val="white"/>
          <w:rtl w:val="0"/>
        </w:rPr>
        <w:t xml:space="preserve">, César Terrer (MIT), Marius von Essen (UCLA), Michelle Y. Wong (Yale), Sarah Worden (JPL),</w:t>
      </w:r>
      <w:r w:rsidDel="00000000" w:rsidR="00000000" w:rsidRPr="00000000">
        <w:rPr>
          <w:rFonts w:ascii="Avenir" w:cs="Avenir" w:eastAsia="Avenir" w:hAnsi="Avenir"/>
          <w:b w:val="1"/>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08">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09">
      <w:pPr>
        <w:widowControl w:val="0"/>
        <w:spacing w:before="120" w:lineRule="auto"/>
        <w:jc w:val="center"/>
        <w:rPr>
          <w:rFonts w:ascii="Times New Roman" w:cs="Times New Roman" w:eastAsia="Times New Roman" w:hAnsi="Times New Roman"/>
          <w:b w:val="1"/>
          <w:sz w:val="24"/>
          <w:szCs w:val="24"/>
        </w:rPr>
      </w:pPr>
      <w:r w:rsidDel="00000000" w:rsidR="00000000" w:rsidRPr="00000000">
        <w:rPr>
          <w:rFonts w:ascii="Avenir" w:cs="Avenir" w:eastAsia="Avenir" w:hAnsi="Avenir"/>
          <w:b w:val="1"/>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Califonia-Berkeley), </w:t>
      </w:r>
      <w:r w:rsidDel="00000000" w:rsidR="00000000" w:rsidRPr="00000000">
        <w:rPr>
          <w:rFonts w:ascii="Avenir" w:cs="Avenir" w:eastAsia="Avenir" w:hAnsi="Avenir"/>
          <w:b w:val="1"/>
          <w:color w:val="222222"/>
          <w:sz w:val="20"/>
          <w:szCs w:val="20"/>
          <w:rtl w:val="0"/>
        </w:rPr>
        <w:t xml:space="preserve">Evan Gora (Cary Institute), Alison Hoyt (Stanford), </w:t>
      </w:r>
      <w:r w:rsidDel="00000000" w:rsidR="00000000" w:rsidRPr="00000000">
        <w:rPr>
          <w:rFonts w:ascii="Avenir" w:cs="Avenir" w:eastAsia="Avenir" w:hAnsi="Avenir"/>
          <w:b w:val="1"/>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b w:val="1"/>
          <w:sz w:val="20"/>
          <w:szCs w:val="20"/>
          <w:rtl w:val="0"/>
        </w:rPr>
        <w:t xml:space="preserve">Clarice Perryman (Stanford), Zoe Pierrat (JPL), </w:t>
      </w:r>
      <w:r w:rsidDel="00000000" w:rsidR="00000000" w:rsidRPr="00000000">
        <w:rPr>
          <w:rFonts w:ascii="Avenir" w:cs="Avenir" w:eastAsia="Avenir" w:hAnsi="Avenir"/>
          <w:b w:val="1"/>
          <w:color w:val="222222"/>
          <w:sz w:val="20"/>
          <w:szCs w:val="20"/>
          <w:highlight w:val="white"/>
          <w:rtl w:val="0"/>
        </w:rPr>
        <w:t xml:space="preserve">Leila Saraiva (GATC), </w:t>
      </w:r>
      <w:r w:rsidDel="00000000" w:rsidR="00000000" w:rsidRPr="00000000">
        <w:rPr>
          <w:rFonts w:ascii="Avenir" w:cs="Avenir" w:eastAsia="Avenir" w:hAnsi="Avenir"/>
          <w:b w:val="1"/>
          <w:sz w:val="20"/>
          <w:szCs w:val="20"/>
          <w:rtl w:val="0"/>
        </w:rPr>
        <w:t xml:space="preserve">Debjani Singh (ORNL), </w:t>
      </w:r>
      <w:r w:rsidDel="00000000" w:rsidR="00000000" w:rsidRPr="00000000">
        <w:rPr>
          <w:rFonts w:ascii="Avenir" w:cs="Avenir" w:eastAsia="Avenir" w:hAnsi="Avenir"/>
          <w:b w:val="1"/>
          <w:sz w:val="20"/>
          <w:szCs w:val="20"/>
          <w:rtl w:val="0"/>
        </w:rPr>
        <w:t xml:space="preserve">Iroro Tansh</w:t>
      </w:r>
      <w:r w:rsidDel="00000000" w:rsidR="00000000" w:rsidRPr="00000000">
        <w:rPr>
          <w:rFonts w:ascii="Avenir" w:cs="Avenir" w:eastAsia="Avenir" w:hAnsi="Avenir"/>
          <w:b w:val="1"/>
          <w:sz w:val="20"/>
          <w:szCs w:val="20"/>
          <w:rtl w:val="0"/>
        </w:rPr>
        <w:t xml:space="preserve">i (Washington University &amp; SMACON), </w:t>
      </w:r>
      <w:r w:rsidDel="00000000" w:rsidR="00000000" w:rsidRPr="00000000">
        <w:rPr>
          <w:rFonts w:ascii="Avenir" w:cs="Avenir" w:eastAsia="Avenir" w:hAnsi="Avenir"/>
          <w:b w:val="1"/>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0A">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0B">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w:t>
      </w:r>
      <w:r w:rsidDel="00000000" w:rsidR="00000000" w:rsidRPr="00000000">
        <w:rPr>
          <w:rFonts w:ascii="Avenir" w:cs="Avenir" w:eastAsia="Avenir" w:hAnsi="Avenir"/>
          <w:b w:val="1"/>
          <w:rtl w:val="0"/>
        </w:rPr>
        <w:t xml:space="preserve">PAN tropical investigation of bioGeochemistry and Ecological Adaptation (PANGEA). </w:t>
      </w:r>
      <w:r w:rsidDel="00000000" w:rsidR="00000000" w:rsidRPr="00000000">
        <w:rPr>
          <w:rFonts w:ascii="Avenir" w:cs="Avenir" w:eastAsia="Avenir" w:hAnsi="Avenir"/>
          <w:rtl w:val="0"/>
        </w:rPr>
        <w:t xml:space="preserve">NASA outlined ten expectations to be identified for each scoping study:  </w:t>
      </w:r>
    </w:p>
    <w:p w:rsidR="00000000" w:rsidDel="00000000" w:rsidP="00000000" w:rsidRDefault="00000000" w:rsidRPr="00000000" w14:paraId="0000000C">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0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0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0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1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1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1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1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1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16">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17">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for a new field campaign or related team project;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campaign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technical and logistical feasibility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PANGEA’s capacity building and training priorities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19">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1A">
      <w:pPr>
        <w:spacing w:line="276" w:lineRule="auto"/>
        <w:rPr>
          <w:rFonts w:ascii="Avenir" w:cs="Avenir" w:eastAsia="Avenir" w:hAnsi="Avenir"/>
          <w:color w:val="ff0000"/>
        </w:rPr>
      </w:pPr>
      <w:r w:rsidDel="00000000" w:rsidR="00000000" w:rsidRPr="00000000">
        <w:rPr>
          <w:rFonts w:ascii="Avenir" w:cs="Avenir" w:eastAsia="Avenir" w:hAnsi="Avenir"/>
          <w:color w:val="ff0000"/>
          <w:rtl w:val="0"/>
        </w:rPr>
        <w:t xml:space="preserve">This concept reflects the voices of many … [cite stats here]</w:t>
      </w:r>
    </w:p>
    <w:p w:rsidR="00000000" w:rsidDel="00000000" w:rsidP="00000000" w:rsidRDefault="00000000" w:rsidRPr="00000000" w14:paraId="0000001B">
      <w:pPr>
        <w:spacing w:line="276" w:lineRule="auto"/>
        <w:rPr>
          <w:rFonts w:ascii="Avenir" w:cs="Avenir" w:eastAsia="Avenir" w:hAnsi="Avenir"/>
          <w:color w:val="ff0000"/>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color w:val="ff0000"/>
          <w:sz w:val="24"/>
          <w:szCs w:val="24"/>
        </w:rPr>
      </w:pPr>
      <w:r w:rsidDel="00000000" w:rsidR="00000000" w:rsidRPr="00000000">
        <w:rPr>
          <w:rFonts w:ascii="Avenir" w:cs="Avenir" w:eastAsia="Avenir" w:hAnsi="Avenir"/>
          <w:color w:val="ff0000"/>
          <w:rtl w:val="0"/>
        </w:rPr>
        <w:t xml:space="preserve">As part of this modular approach, PANGEA prioritizes ground and airborne measurements in a Core Domain that emphasizes the African tropics owing to major data and knowledge gaps in the region, and the tropical Americas for important comparisons. A PANGEA extended domain encompasses pan-tropical forests for satellite remote sensing and modeling analyses (see </w:t>
      </w:r>
      <w:r w:rsidDel="00000000" w:rsidR="00000000" w:rsidRPr="00000000">
        <w:rPr>
          <w:rFonts w:ascii="Avenir" w:cs="Avenir" w:eastAsia="Avenir" w:hAnsi="Avenir"/>
          <w:i w:val="1"/>
          <w:color w:val="ff0000"/>
          <w:rtl w:val="0"/>
        </w:rPr>
        <w:t xml:space="preserve">Section 1.5 </w:t>
      </w:r>
      <w:r w:rsidDel="00000000" w:rsidR="00000000" w:rsidRPr="00000000">
        <w:rPr>
          <w:rFonts w:ascii="Avenir" w:cs="Avenir" w:eastAsia="Avenir" w:hAnsi="Avenir"/>
          <w:color w:val="ff0000"/>
          <w:rtl w:val="0"/>
        </w:rPr>
        <w:t xml:space="preserve">for more information). Candidate landscapes within the Core Domain are included in </w:t>
      </w:r>
      <w:r w:rsidDel="00000000" w:rsidR="00000000" w:rsidRPr="00000000">
        <w:rPr>
          <w:rFonts w:ascii="Avenir" w:cs="Avenir" w:eastAsia="Avenir" w:hAnsi="Avenir"/>
          <w:i w:val="1"/>
          <w:color w:val="ff0000"/>
          <w:highlight w:val="yellow"/>
          <w:rtl w:val="0"/>
        </w:rPr>
        <w:t xml:space="preserve">Section 6.3</w:t>
      </w:r>
      <w:r w:rsidDel="00000000" w:rsidR="00000000" w:rsidRPr="00000000">
        <w:rPr>
          <w:rFonts w:ascii="Avenir" w:cs="Avenir" w:eastAsia="Avenir" w:hAnsi="Avenir"/>
          <w:color w:val="ff0000"/>
          <w:rtl w:val="0"/>
        </w:rPr>
        <w:t xml:space="preserve">. During the scoping process, the PANGEA team engaged with a broad community of potential partners to ensure that, if PANGEA is selected, the campaign can effectively align and coordinate with ongoing and forthcoming activities. </w:t>
      </w: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b w:val="1"/>
          <w:sz w:val="24"/>
          <w:szCs w:val="24"/>
        </w:rPr>
        <w:sectPr>
          <w:headerReference r:id="rId9" w:type="default"/>
          <w:footerReference r:id="rId1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28">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29">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is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2A">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2B">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and Stuart Davies (Smithsonian).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2C">
      <w:pPr>
        <w:spacing w:before="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b w:val="1"/>
          <w:sz w:val="20"/>
          <w:szCs w:val="20"/>
          <w:rtl w:val="0"/>
        </w:rPr>
        <w:t xml:space="preserve">Abhishek Chatterjee (JPL), Alfred Ngomanda (CENAREST),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2D">
      <w:pPr>
        <w:spacing w:before="120"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b w:val="1"/>
          <w:sz w:val="20"/>
          <w:szCs w:val="20"/>
          <w:rtl w:val="0"/>
        </w:rPr>
        <w:t xml:space="preserve">Jesus Aguirre-Gutierrez </w:t>
      </w:r>
      <w:r w:rsidDel="00000000" w:rsidR="00000000" w:rsidRPr="00000000">
        <w:rPr>
          <w:rFonts w:ascii="Avenir" w:cs="Avenir" w:eastAsia="Avenir" w:hAnsi="Avenir"/>
          <w:b w:val="1"/>
          <w:sz w:val="20"/>
          <w:szCs w:val="20"/>
          <w:rtl w:val="0"/>
        </w:rPr>
        <w:t xml:space="preserve">(Oxford Univ.)</w:t>
      </w:r>
      <w:r w:rsidDel="00000000" w:rsidR="00000000" w:rsidRPr="00000000">
        <w:rPr>
          <w:rFonts w:ascii="Avenir" w:cs="Avenir" w:eastAsia="Avenir" w:hAnsi="Avenir"/>
          <w:b w:val="1"/>
          <w:sz w:val="20"/>
          <w:szCs w:val="20"/>
          <w:rtl w:val="0"/>
        </w:rPr>
        <w:t xml:space="preserve">, Loren Albert </w:t>
      </w:r>
      <w:r w:rsidDel="00000000" w:rsidR="00000000" w:rsidRPr="00000000">
        <w:rPr>
          <w:rFonts w:ascii="Avenir" w:cs="Avenir" w:eastAsia="Avenir" w:hAnsi="Avenir"/>
          <w:b w:val="1"/>
          <w:sz w:val="20"/>
          <w:szCs w:val="20"/>
          <w:rtl w:val="0"/>
        </w:rPr>
        <w:t xml:space="preserve">(Oregon State University)</w:t>
      </w:r>
      <w:r w:rsidDel="00000000" w:rsidR="00000000" w:rsidRPr="00000000">
        <w:rPr>
          <w:rFonts w:ascii="Avenir" w:cs="Avenir" w:eastAsia="Avenir" w:hAnsi="Avenir"/>
          <w:b w:val="1"/>
          <w:sz w:val="20"/>
          <w:szCs w:val="20"/>
          <w:rtl w:val="0"/>
        </w:rPr>
        <w:t xml:space="preserve">, Luciana Alves (UCLA), Junior Amboko </w:t>
      </w:r>
      <w:r w:rsidDel="00000000" w:rsidR="00000000" w:rsidRPr="00000000">
        <w:rPr>
          <w:rFonts w:ascii="Avenir" w:cs="Avenir" w:eastAsia="Avenir" w:hAnsi="Avenir"/>
          <w:b w:val="1"/>
          <w:sz w:val="20"/>
          <w:szCs w:val="20"/>
          <w:rtl w:val="0"/>
        </w:rPr>
        <w:t xml:space="preserve">(Florida Atlantic Univ.)</w:t>
      </w:r>
      <w:r w:rsidDel="00000000" w:rsidR="00000000" w:rsidRPr="00000000">
        <w:rPr>
          <w:rFonts w:ascii="Avenir" w:cs="Avenir" w:eastAsia="Avenir" w:hAnsi="Avenir"/>
          <w:b w:val="1"/>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b w:val="1"/>
          <w:sz w:val="20"/>
          <w:szCs w:val="20"/>
          <w:rtl w:val="0"/>
        </w:rPr>
        <w:t xml:space="preserve">(West Virginia Univ.y)</w:t>
      </w:r>
      <w:r w:rsidDel="00000000" w:rsidR="00000000" w:rsidRPr="00000000">
        <w:rPr>
          <w:rFonts w:ascii="Avenir" w:cs="Avenir" w:eastAsia="Avenir" w:hAnsi="Avenir"/>
          <w:b w:val="1"/>
          <w:sz w:val="20"/>
          <w:szCs w:val="20"/>
          <w:rtl w:val="0"/>
        </w:rPr>
        <w:t xml:space="preserve">, Moses Cho </w:t>
      </w:r>
      <w:r w:rsidDel="00000000" w:rsidR="00000000" w:rsidRPr="00000000">
        <w:rPr>
          <w:rFonts w:ascii="Avenir" w:cs="Avenir" w:eastAsia="Avenir" w:hAnsi="Avenir"/>
          <w:b w:val="1"/>
          <w:sz w:val="20"/>
          <w:szCs w:val="20"/>
          <w:rtl w:val="0"/>
        </w:rPr>
        <w:t xml:space="preserve">(Univ. of Pretoria)</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Rogelio O. Corona-Núñez</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Claudia Coronel Enríquez </w:t>
      </w:r>
      <w:r w:rsidDel="00000000" w:rsidR="00000000" w:rsidRPr="00000000">
        <w:rPr>
          <w:rFonts w:ascii="Avenir" w:cs="Avenir" w:eastAsia="Avenir" w:hAnsi="Avenir"/>
          <w:b w:val="1"/>
          <w:sz w:val="20"/>
          <w:szCs w:val="20"/>
          <w:rtl w:val="0"/>
        </w:rPr>
        <w:t xml:space="preserve">(Instituto Mora)</w:t>
      </w:r>
      <w:r w:rsidDel="00000000" w:rsidR="00000000" w:rsidRPr="00000000">
        <w:rPr>
          <w:rFonts w:ascii="Avenir" w:cs="Avenir" w:eastAsia="Avenir" w:hAnsi="Avenir"/>
          <w:b w:val="1"/>
          <w:sz w:val="20"/>
          <w:szCs w:val="20"/>
          <w:rtl w:val="0"/>
        </w:rPr>
        <w:t xml:space="preserve">, KC Cushman (ORNL), Stuart Davies (Smithsonian), Laura Duncanson (UMD), Alvaro Duque </w:t>
      </w:r>
      <w:r w:rsidDel="00000000" w:rsidR="00000000" w:rsidRPr="00000000">
        <w:rPr>
          <w:rFonts w:ascii="Avenir" w:cs="Avenir" w:eastAsia="Avenir" w:hAnsi="Avenir"/>
          <w:b w:val="1"/>
          <w:sz w:val="20"/>
          <w:szCs w:val="20"/>
          <w:rtl w:val="0"/>
        </w:rPr>
        <w:t xml:space="preserve">(Univ. Nacional de Colombia Sede Medellín)</w:t>
      </w:r>
      <w:r w:rsidDel="00000000" w:rsidR="00000000" w:rsidRPr="00000000">
        <w:rPr>
          <w:rFonts w:ascii="Avenir" w:cs="Avenir" w:eastAsia="Avenir" w:hAnsi="Avenir"/>
          <w:b w:val="1"/>
          <w:sz w:val="20"/>
          <w:szCs w:val="20"/>
          <w:rtl w:val="0"/>
        </w:rPr>
        <w:t xml:space="preserve">, Sandra M Duran </w:t>
      </w:r>
      <w:r w:rsidDel="00000000" w:rsidR="00000000" w:rsidRPr="00000000">
        <w:rPr>
          <w:rFonts w:ascii="Avenir" w:cs="Avenir" w:eastAsia="Avenir" w:hAnsi="Avenir"/>
          <w:b w:val="1"/>
          <w:sz w:val="20"/>
          <w:szCs w:val="20"/>
          <w:rtl w:val="0"/>
        </w:rPr>
        <w:t xml:space="preserve">(Colorado State Univ.)</w:t>
      </w:r>
      <w:r w:rsidDel="00000000" w:rsidR="00000000" w:rsidRPr="00000000">
        <w:rPr>
          <w:rFonts w:ascii="Avenir" w:cs="Avenir" w:eastAsia="Avenir" w:hAnsi="Avenir"/>
          <w:b w:val="1"/>
          <w:sz w:val="20"/>
          <w:szCs w:val="20"/>
          <w:rtl w:val="0"/>
        </w:rPr>
        <w:t xml:space="preserve">, Bassil El Masri </w:t>
      </w:r>
      <w:r w:rsidDel="00000000" w:rsidR="00000000" w:rsidRPr="00000000">
        <w:rPr>
          <w:rFonts w:ascii="Avenir" w:cs="Avenir" w:eastAsia="Avenir" w:hAnsi="Avenir"/>
          <w:b w:val="1"/>
          <w:sz w:val="20"/>
          <w:szCs w:val="20"/>
          <w:rtl w:val="0"/>
        </w:rPr>
        <w:t xml:space="preserve">(Murray State Univ.)</w:t>
      </w:r>
      <w:r w:rsidDel="00000000" w:rsidR="00000000" w:rsidRPr="00000000">
        <w:rPr>
          <w:rFonts w:ascii="Avenir" w:cs="Avenir" w:eastAsia="Avenir" w:hAnsi="Avenir"/>
          <w:b w:val="1"/>
          <w:sz w:val="20"/>
          <w:szCs w:val="20"/>
          <w:rtl w:val="0"/>
        </w:rPr>
        <w:t xml:space="preserve">, Josh Fisher (Chapman), Evan Fricke </w:t>
      </w:r>
      <w:r w:rsidDel="00000000" w:rsidR="00000000" w:rsidRPr="00000000">
        <w:rPr>
          <w:rFonts w:ascii="Avenir" w:cs="Avenir" w:eastAsia="Avenir" w:hAnsi="Avenir"/>
          <w:b w:val="1"/>
          <w:sz w:val="20"/>
          <w:szCs w:val="20"/>
          <w:rtl w:val="0"/>
        </w:rPr>
        <w:t xml:space="preserve">(MIT)</w:t>
      </w:r>
      <w:r w:rsidDel="00000000" w:rsidR="00000000" w:rsidRPr="00000000">
        <w:rPr>
          <w:rFonts w:ascii="Avenir" w:cs="Avenir" w:eastAsia="Avenir" w:hAnsi="Avenir"/>
          <w:b w:val="1"/>
          <w:sz w:val="20"/>
          <w:szCs w:val="20"/>
          <w:rtl w:val="0"/>
        </w:rPr>
        <w:t xml:space="preserve">, Evan Hockridge (Harvard), Miroslav Honzak </w:t>
      </w:r>
      <w:r w:rsidDel="00000000" w:rsidR="00000000" w:rsidRPr="00000000">
        <w:rPr>
          <w:rFonts w:ascii="Avenir" w:cs="Avenir" w:eastAsia="Avenir" w:hAnsi="Avenir"/>
          <w:b w:val="1"/>
          <w:sz w:val="20"/>
          <w:szCs w:val="20"/>
          <w:rtl w:val="0"/>
        </w:rPr>
        <w:t xml:space="preserve">(ASU)</w:t>
      </w:r>
      <w:r w:rsidDel="00000000" w:rsidR="00000000" w:rsidRPr="00000000">
        <w:rPr>
          <w:rFonts w:ascii="Avenir" w:cs="Avenir" w:eastAsia="Avenir" w:hAnsi="Avenir"/>
          <w:b w:val="1"/>
          <w:sz w:val="20"/>
          <w:szCs w:val="20"/>
          <w:rtl w:val="0"/>
        </w:rPr>
        <w:t xml:space="preserve">, Tommaso Jucker (University of Bristol), Matthias Kunz </w:t>
      </w:r>
      <w:r w:rsidDel="00000000" w:rsidR="00000000" w:rsidRPr="00000000">
        <w:rPr>
          <w:rFonts w:ascii="Avenir" w:cs="Avenir" w:eastAsia="Avenir" w:hAnsi="Avenir"/>
          <w:b w:val="1"/>
          <w:sz w:val="20"/>
          <w:szCs w:val="20"/>
          <w:rtl w:val="0"/>
        </w:rPr>
        <w:t xml:space="preserve">(GFZ Potsdam)</w:t>
      </w:r>
      <w:r w:rsidDel="00000000" w:rsidR="00000000" w:rsidRPr="00000000">
        <w:rPr>
          <w:rFonts w:ascii="Avenir" w:cs="Avenir" w:eastAsia="Avenir" w:hAnsi="Avenir"/>
          <w:b w:val="1"/>
          <w:sz w:val="20"/>
          <w:szCs w:val="20"/>
          <w:rtl w:val="0"/>
        </w:rPr>
        <w:t xml:space="preserve">, Moses Libalah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David Luther </w:t>
      </w:r>
      <w:r w:rsidDel="00000000" w:rsidR="00000000" w:rsidRPr="00000000">
        <w:rPr>
          <w:rFonts w:ascii="Avenir" w:cs="Avenir" w:eastAsia="Avenir" w:hAnsi="Avenir"/>
          <w:b w:val="1"/>
          <w:sz w:val="20"/>
          <w:szCs w:val="20"/>
          <w:rtl w:val="0"/>
        </w:rPr>
        <w:t xml:space="preserve">(George Mason Univ.)</w:t>
      </w:r>
      <w:r w:rsidDel="00000000" w:rsidR="00000000" w:rsidRPr="00000000">
        <w:rPr>
          <w:rFonts w:ascii="Avenir" w:cs="Avenir" w:eastAsia="Avenir" w:hAnsi="Avenir"/>
          <w:b w:val="1"/>
          <w:sz w:val="20"/>
          <w:szCs w:val="20"/>
          <w:rtl w:val="0"/>
        </w:rPr>
        <w:t xml:space="preserve">, Tim Mayer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Paul Moorcroft (Harvard), Doug Morton (GSFC), Luis Fernandez Ngoula </w:t>
      </w:r>
      <w:r w:rsidDel="00000000" w:rsidR="00000000" w:rsidRPr="00000000">
        <w:rPr>
          <w:rFonts w:ascii="Avenir" w:cs="Avenir" w:eastAsia="Avenir" w:hAnsi="Avenir"/>
          <w:b w:val="1"/>
          <w:sz w:val="20"/>
          <w:szCs w:val="20"/>
          <w:rtl w:val="0"/>
        </w:rPr>
        <w:t xml:space="preserve">(Univ. of Yaounde I)</w:t>
      </w:r>
      <w:r w:rsidDel="00000000" w:rsidR="00000000" w:rsidRPr="00000000">
        <w:rPr>
          <w:rFonts w:ascii="Avenir" w:cs="Avenir" w:eastAsia="Avenir" w:hAnsi="Avenir"/>
          <w:b w:val="1"/>
          <w:sz w:val="20"/>
          <w:szCs w:val="20"/>
          <w:rtl w:val="0"/>
        </w:rPr>
        <w:t xml:space="preserve">, Christopher Nytch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Jack Orebaugh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Dina Rasquinha </w:t>
      </w:r>
      <w:r w:rsidDel="00000000" w:rsidR="00000000" w:rsidRPr="00000000">
        <w:rPr>
          <w:rFonts w:ascii="Avenir" w:cs="Avenir" w:eastAsia="Avenir" w:hAnsi="Avenir"/>
          <w:b w:val="1"/>
          <w:sz w:val="20"/>
          <w:szCs w:val="20"/>
          <w:rtl w:val="0"/>
        </w:rPr>
        <w:t xml:space="preserve">(WWF)</w:t>
      </w:r>
      <w:r w:rsidDel="00000000" w:rsidR="00000000" w:rsidRPr="00000000">
        <w:rPr>
          <w:rFonts w:ascii="Avenir" w:cs="Avenir" w:eastAsia="Avenir" w:hAnsi="Avenir"/>
          <w:b w:val="1"/>
          <w:sz w:val="20"/>
          <w:szCs w:val="20"/>
          <w:rtl w:val="0"/>
        </w:rPr>
        <w:t xml:space="preserve">, Nicholas Russo (Harvard), Norma Salinas (PUCP), Arturo Sánchez-Azofeifa </w:t>
      </w:r>
      <w:r w:rsidDel="00000000" w:rsidR="00000000" w:rsidRPr="00000000">
        <w:rPr>
          <w:rFonts w:ascii="Avenir" w:cs="Avenir" w:eastAsia="Avenir" w:hAnsi="Avenir"/>
          <w:b w:val="1"/>
          <w:sz w:val="20"/>
          <w:szCs w:val="20"/>
          <w:rtl w:val="0"/>
        </w:rPr>
        <w:t xml:space="preserve">(Univ. Alberta)</w:t>
      </w:r>
      <w:r w:rsidDel="00000000" w:rsidR="00000000" w:rsidRPr="00000000">
        <w:rPr>
          <w:rFonts w:ascii="Avenir" w:cs="Avenir" w:eastAsia="Avenir" w:hAnsi="Avenir"/>
          <w:b w:val="1"/>
          <w:sz w:val="20"/>
          <w:szCs w:val="20"/>
          <w:rtl w:val="0"/>
        </w:rPr>
        <w:t xml:space="preserve">, Wu Sun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Jennifer J Swenson </w:t>
      </w:r>
      <w:r w:rsidDel="00000000" w:rsidR="00000000" w:rsidRPr="00000000">
        <w:rPr>
          <w:rFonts w:ascii="Avenir" w:cs="Avenir" w:eastAsia="Avenir" w:hAnsi="Avenir"/>
          <w:b w:val="1"/>
          <w:sz w:val="20"/>
          <w:szCs w:val="20"/>
          <w:rtl w:val="0"/>
        </w:rPr>
        <w:t xml:space="preserve">(William &amp; Mary)</w:t>
      </w:r>
      <w:r w:rsidDel="00000000" w:rsidR="00000000" w:rsidRPr="00000000">
        <w:rPr>
          <w:rFonts w:ascii="Avenir" w:cs="Avenir" w:eastAsia="Avenir" w:hAnsi="Avenir"/>
          <w:b w:val="1"/>
          <w:sz w:val="20"/>
          <w:szCs w:val="20"/>
          <w:rtl w:val="0"/>
        </w:rPr>
        <w:t xml:space="preserve">, Nathan Swenson </w:t>
      </w:r>
      <w:r w:rsidDel="00000000" w:rsidR="00000000" w:rsidRPr="00000000">
        <w:rPr>
          <w:rFonts w:ascii="Avenir" w:cs="Avenir" w:eastAsia="Avenir" w:hAnsi="Avenir"/>
          <w:b w:val="1"/>
          <w:sz w:val="20"/>
          <w:szCs w:val="20"/>
          <w:rtl w:val="0"/>
        </w:rPr>
        <w:t xml:space="preserve">(Univ. of Notre Dame)</w:t>
      </w:r>
      <w:r w:rsidDel="00000000" w:rsidR="00000000" w:rsidRPr="00000000">
        <w:rPr>
          <w:rFonts w:ascii="Avenir" w:cs="Avenir" w:eastAsia="Avenir" w:hAnsi="Avenir"/>
          <w:b w:val="1"/>
          <w:sz w:val="20"/>
          <w:szCs w:val="20"/>
          <w:rtl w:val="0"/>
        </w:rPr>
        <w:t xml:space="preserve">, Simon Tamungang </w:t>
      </w:r>
      <w:r w:rsidDel="00000000" w:rsidR="00000000" w:rsidRPr="00000000">
        <w:rPr>
          <w:rFonts w:ascii="Avenir" w:cs="Avenir" w:eastAsia="Avenir" w:hAnsi="Avenir"/>
          <w:b w:val="1"/>
          <w:sz w:val="20"/>
          <w:szCs w:val="20"/>
          <w:rtl w:val="0"/>
        </w:rPr>
        <w:t xml:space="preserve">(Univ. of Bamenda)</w:t>
      </w:r>
      <w:r w:rsidDel="00000000" w:rsidR="00000000" w:rsidRPr="00000000">
        <w:rPr>
          <w:rFonts w:ascii="Avenir" w:cs="Avenir" w:eastAsia="Avenir" w:hAnsi="Avenir"/>
          <w:b w:val="1"/>
          <w:sz w:val="20"/>
          <w:szCs w:val="20"/>
          <w:rtl w:val="0"/>
        </w:rPr>
        <w:t xml:space="preserve">, Jill Thompson </w:t>
      </w:r>
      <w:r w:rsidDel="00000000" w:rsidR="00000000" w:rsidRPr="00000000">
        <w:rPr>
          <w:rFonts w:ascii="Avenir" w:cs="Avenir" w:eastAsia="Avenir" w:hAnsi="Avenir"/>
          <w:b w:val="1"/>
          <w:sz w:val="20"/>
          <w:szCs w:val="20"/>
          <w:rtl w:val="0"/>
        </w:rPr>
        <w:t xml:space="preserve">(UK Centre for Ecology &amp; Hydrology)</w:t>
      </w:r>
      <w:r w:rsidDel="00000000" w:rsidR="00000000" w:rsidRPr="00000000">
        <w:rPr>
          <w:rFonts w:ascii="Avenir" w:cs="Avenir" w:eastAsia="Avenir" w:hAnsi="Avenir"/>
          <w:b w:val="1"/>
          <w:sz w:val="20"/>
          <w:szCs w:val="20"/>
          <w:rtl w:val="0"/>
        </w:rPr>
        <w:t xml:space="preserve">, Marcelle Thompson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German Vargas G. </w:t>
      </w:r>
      <w:r w:rsidDel="00000000" w:rsidR="00000000" w:rsidRPr="00000000">
        <w:rPr>
          <w:rFonts w:ascii="Avenir" w:cs="Avenir" w:eastAsia="Avenir" w:hAnsi="Avenir"/>
          <w:b w:val="1"/>
          <w:sz w:val="20"/>
          <w:szCs w:val="20"/>
          <w:rtl w:val="0"/>
        </w:rPr>
        <w:t xml:space="preserve">(Oregon State Univ.)</w:t>
      </w:r>
      <w:r w:rsidDel="00000000" w:rsidR="00000000" w:rsidRPr="00000000">
        <w:rPr>
          <w:rFonts w:ascii="Avenir" w:cs="Avenir" w:eastAsia="Avenir" w:hAnsi="Avenir"/>
          <w:b w:val="1"/>
          <w:sz w:val="20"/>
          <w:szCs w:val="20"/>
          <w:rtl w:val="0"/>
        </w:rPr>
        <w:t xml:space="preserve">, Rodrigo Vargas G.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 Jiaming Wen </w:t>
      </w:r>
      <w:r w:rsidDel="00000000" w:rsidR="00000000" w:rsidRPr="00000000">
        <w:rPr>
          <w:rFonts w:ascii="Avenir" w:cs="Avenir" w:eastAsia="Avenir" w:hAnsi="Avenir"/>
          <w:b w:val="1"/>
          <w:sz w:val="20"/>
          <w:szCs w:val="20"/>
          <w:rtl w:val="0"/>
        </w:rPr>
        <w:t xml:space="preserve">(Carnegie Institution for Science)</w:t>
      </w:r>
      <w:r w:rsidDel="00000000" w:rsidR="00000000" w:rsidRPr="00000000">
        <w:rPr>
          <w:rFonts w:ascii="Avenir" w:cs="Avenir" w:eastAsia="Avenir" w:hAnsi="Avenir"/>
          <w:b w:val="1"/>
          <w:sz w:val="20"/>
          <w:szCs w:val="20"/>
          <w:rtl w:val="0"/>
        </w:rPr>
        <w:t xml:space="preserve">, Michael Wimberly </w:t>
      </w:r>
      <w:r w:rsidDel="00000000" w:rsidR="00000000" w:rsidRPr="00000000">
        <w:rPr>
          <w:rFonts w:ascii="Avenir" w:cs="Avenir" w:eastAsia="Avenir" w:hAnsi="Avenir"/>
          <w:b w:val="1"/>
          <w:sz w:val="20"/>
          <w:szCs w:val="20"/>
          <w:rtl w:val="0"/>
        </w:rPr>
        <w:t xml:space="preserve">(Univ. of Oklahoma)</w:t>
      </w:r>
      <w:r w:rsidDel="00000000" w:rsidR="00000000" w:rsidRPr="00000000">
        <w:rPr>
          <w:rFonts w:ascii="Avenir" w:cs="Avenir" w:eastAsia="Avenir" w:hAnsi="Avenir"/>
          <w:b w:val="1"/>
          <w:sz w:val="20"/>
          <w:szCs w:val="20"/>
          <w:rtl w:val="0"/>
        </w:rPr>
        <w:t xml:space="preserve">, Lin Xiong </w:t>
      </w:r>
      <w:r w:rsidDel="00000000" w:rsidR="00000000" w:rsidRPr="00000000">
        <w:rPr>
          <w:rFonts w:ascii="Avenir" w:cs="Avenir" w:eastAsia="Avenir" w:hAnsi="Avenir"/>
          <w:b w:val="1"/>
          <w:sz w:val="20"/>
          <w:szCs w:val="20"/>
          <w:rtl w:val="0"/>
        </w:rPr>
        <w:t xml:space="preserve">(Univ. of Maryland)</w:t>
      </w:r>
      <w:r w:rsidDel="00000000" w:rsidR="00000000" w:rsidRPr="00000000">
        <w:rPr>
          <w:rFonts w:ascii="Avenir" w:cs="Avenir" w:eastAsia="Avenir" w:hAnsi="Avenir"/>
          <w:b w:val="1"/>
          <w:sz w:val="20"/>
          <w:szCs w:val="20"/>
          <w:rtl w:val="0"/>
        </w:rPr>
        <w:t xml:space="preserve">, Xi Yang</w:t>
      </w:r>
      <w:r w:rsidDel="00000000" w:rsidR="00000000" w:rsidRPr="00000000">
        <w:rPr>
          <w:rFonts w:ascii="Avenir" w:cs="Avenir" w:eastAsia="Avenir" w:hAnsi="Avenir"/>
          <w:b w:val="1"/>
          <w:sz w:val="20"/>
          <w:szCs w:val="20"/>
          <w:rtl w:val="0"/>
        </w:rPr>
        <w:t xml:space="preserve"> (Univ. of Virginia)</w:t>
      </w:r>
    </w:p>
    <w:p w:rsidR="00000000" w:rsidDel="00000000" w:rsidP="00000000" w:rsidRDefault="00000000" w:rsidRPr="00000000" w14:paraId="0000002E">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b w:val="1"/>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(XX),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(XX),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Netwrok), Cyrille Bienvenu Bediang (IRIC), Susanna B Hecht (UCLA), Jancy Kelly Boungou Matoumouna (Wildlife Conservation Society), Jonathan Tahiri Heri (XX),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Theirry Michel Tene (XX), Igor Akendengué Aken (XX), Clovis Nzuta Kengne (Univ. of Dschang), Essama Essama Mathurin (CERAD), Dolorès Mache (XX),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p>
    <w:p w:rsidR="00000000" w:rsidDel="00000000" w:rsidP="00000000" w:rsidRDefault="00000000" w:rsidRPr="00000000" w14:paraId="0000002F">
      <w:pPr>
        <w:spacing w:before="120" w:line="276" w:lineRule="auto"/>
        <w:rPr>
          <w:rFonts w:ascii="Avenir" w:cs="Avenir" w:eastAsia="Avenir" w:hAnsi="Avenir"/>
          <w:b w:val="1"/>
          <w:sz w:val="20"/>
          <w:szCs w:val="20"/>
        </w:rPr>
      </w:pPr>
      <w:r w:rsidDel="00000000" w:rsidR="00000000" w:rsidRPr="00000000">
        <w:rPr>
          <w:rtl w:val="0"/>
        </w:rPr>
      </w:r>
    </w:p>
    <w:p w:rsidR="00000000" w:rsidDel="00000000" w:rsidP="00000000" w:rsidRDefault="00000000" w:rsidRPr="00000000" w14:paraId="00000030">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color w:val="ff0000"/>
          <w:sz w:val="20"/>
          <w:szCs w:val="20"/>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Columbia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West Virginia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GSFC</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Humboldt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Woodwell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Sophia Carodenuto </w:t>
      </w:r>
      <w:r w:rsidDel="00000000" w:rsidR="00000000" w:rsidRPr="00000000">
        <w:rPr>
          <w:rFonts w:ascii="Avenir" w:cs="Avenir" w:eastAsia="Avenir" w:hAnsi="Avenir"/>
          <w:b w:val="1"/>
          <w:sz w:val="20"/>
          <w:szCs w:val="20"/>
          <w:rtl w:val="0"/>
        </w:rPr>
        <w:t xml:space="preserve">(Univ. of Victoria)</w:t>
      </w:r>
      <w:r w:rsidDel="00000000" w:rsidR="00000000" w:rsidRPr="00000000">
        <w:rPr>
          <w:rFonts w:ascii="Avenir" w:cs="Avenir" w:eastAsia="Avenir" w:hAnsi="Avenir"/>
          <w:sz w:val="20"/>
          <w:szCs w:val="20"/>
          <w:rtl w:val="0"/>
        </w:rPr>
        <w:t xml:space="preserve">, Min Chen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Wisc - Madison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PUCP</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IITA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UC-Berkeley</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Alliance Bioversity &amp; CIAT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Michigan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Vermont</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UNC - Chapel Hill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Texas A&amp;M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Bern</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UNALM - Peru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GFZ - Potsdam</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UC-Irvine</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OU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LANL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del Tolima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CGIAR</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Univ. of Georgia</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Casey Ryan </w:t>
      </w:r>
      <w:r w:rsidDel="00000000" w:rsidR="00000000" w:rsidRPr="00000000">
        <w:rPr>
          <w:rFonts w:ascii="Avenir" w:cs="Avenir" w:eastAsia="Avenir" w:hAnsi="Avenir"/>
          <w:b w:val="1"/>
          <w:sz w:val="20"/>
          <w:szCs w:val="20"/>
          <w:rtl w:val="0"/>
        </w:rPr>
        <w:t xml:space="preserve">(Univ. of Edinburgh)</w:t>
      </w:r>
      <w:r w:rsidDel="00000000" w:rsidR="00000000" w:rsidRPr="00000000">
        <w:rPr>
          <w:rFonts w:ascii="Avenir" w:cs="Avenir" w:eastAsia="Avenir" w:hAnsi="Avenir"/>
          <w:sz w:val="20"/>
          <w:szCs w:val="20"/>
          <w:rtl w:val="0"/>
        </w:rPr>
        <w:t xml:space="preserve">, Asmadi Saad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Jambi Univ.</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b w:val="1"/>
          <w:sz w:val="20"/>
          <w:szCs w:val="20"/>
          <w:rtl w:val="0"/>
        </w:rPr>
        <w:t xml:space="preserve">Evandro Marcos Saidel Ribeiro (USP)</w:t>
      </w:r>
      <w:r w:rsidDel="00000000" w:rsidR="00000000" w:rsidRPr="00000000">
        <w:rPr>
          <w:rFonts w:ascii="Avenir" w:cs="Avenir" w:eastAsia="Avenir" w:hAnsi="Avenir"/>
          <w:sz w:val="20"/>
          <w:szCs w:val="20"/>
          <w:rtl w:val="0"/>
        </w:rPr>
        <w:t xml:space="preserve">, Michaela Shope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MSU</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w:t>
      </w:r>
      <w:r w:rsidDel="00000000" w:rsidR="00000000" w:rsidRPr="00000000">
        <w:rPr>
          <w:rFonts w:ascii="Avenir" w:cs="Avenir" w:eastAsia="Avenir" w:hAnsi="Avenir"/>
          <w:sz w:val="20"/>
          <w:szCs w:val="20"/>
          <w:rtl w:val="0"/>
        </w:rPr>
        <w:t xml:space="preserve">, Jocelyne Sze </w:t>
      </w:r>
      <w:r w:rsidDel="00000000" w:rsidR="00000000" w:rsidRPr="00000000">
        <w:rPr>
          <w:rFonts w:ascii="Avenir" w:cs="Avenir" w:eastAsia="Avenir" w:hAnsi="Avenir"/>
          <w:b w:val="1"/>
          <w:sz w:val="20"/>
          <w:szCs w:val="20"/>
          <w:rtl w:val="0"/>
        </w:rPr>
        <w:t xml:space="preserve">(UAB)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b w:val="1"/>
          <w:sz w:val="20"/>
          <w:szCs w:val="20"/>
          <w:rtl w:val="0"/>
        </w:rPr>
        <w:t xml:space="preserve">Shivani</w:t>
      </w:r>
      <w:r w:rsidDel="00000000" w:rsidR="00000000" w:rsidRPr="00000000">
        <w:rPr>
          <w:rFonts w:ascii="Avenir" w:cs="Avenir" w:eastAsia="Avenir" w:hAnsi="Avenir"/>
          <w:b w:val="1"/>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b w:val="1"/>
          <w:sz w:val="20"/>
          <w:szCs w:val="20"/>
          <w:rtl w:val="0"/>
        </w:rPr>
        <w:t xml:space="preserve">Rosa Maria Nascimento dos Santos</w:t>
      </w:r>
      <w:r w:rsidDel="00000000" w:rsidR="00000000" w:rsidRPr="00000000">
        <w:rPr>
          <w:rFonts w:ascii="Avenir" w:cs="Avenir" w:eastAsia="Avenir" w:hAnsi="Avenir"/>
          <w:b w:val="1"/>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31">
      <w:pPr>
        <w:spacing w:before="120" w:lineRule="auto"/>
        <w:rPr>
          <w:rFonts w:ascii="Avenir" w:cs="Avenir" w:eastAsia="Avenir" w:hAnsi="Avenir"/>
          <w:b w:val="1"/>
          <w:sz w:val="20"/>
          <w:szCs w:val="20"/>
        </w:rPr>
      </w:pPr>
      <w:commentRangeStart w:id="0"/>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commentRangeEnd w:id="0"/>
      <w:r w:rsidDel="00000000" w:rsidR="00000000" w:rsidRPr="00000000">
        <w:commentReference w:id="0"/>
      </w:r>
      <w:r w:rsidDel="00000000" w:rsidR="00000000" w:rsidRPr="00000000">
        <w:rPr>
          <w:rFonts w:ascii="Avenir" w:cs="Avenir" w:eastAsia="Avenir" w:hAnsi="Avenir"/>
          <w:b w:val="1"/>
          <w:sz w:val="20"/>
          <w:szCs w:val="20"/>
          <w:rtl w:val="0"/>
        </w:rPr>
        <w:t xml:space="preserve"> Yoseline Angel (GSFC), Shivani Argawal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Kemen Austin (WCS), Carly Batist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Ruksan Bose (IITA), Glenn Bush (Woodwell), Rogelio O. Corona-Núñez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Fanny Djomkam (IITA), Marius Ekué (Bioversity), Matt Hansen (UMD), Simon Hoyte (UCL), Nohemi Huanca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Chima Iheaturu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Yovita Ivanova (Alliance Bioversity &amp; CIAT), Gerbrand Koren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Matthias Kunz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Patrick Meyfroidt (</w:t>
      </w:r>
      <w:r w:rsidDel="00000000" w:rsidR="00000000" w:rsidRPr="00000000">
        <w:rPr>
          <w:rFonts w:ascii="Avenir" w:cs="Avenir" w:eastAsia="Avenir" w:hAnsi="Avenir"/>
          <w:b w:val="1"/>
          <w:sz w:val="20"/>
          <w:szCs w:val="20"/>
          <w:rtl w:val="0"/>
        </w:rPr>
        <w:t xml:space="preserve">Université catholique de Louvain</w:t>
      </w:r>
      <w:r w:rsidDel="00000000" w:rsidR="00000000" w:rsidRPr="00000000">
        <w:rPr>
          <w:rFonts w:ascii="Avenir" w:cs="Avenir" w:eastAsia="Avenir" w:hAnsi="Avenir"/>
          <w:b w:val="1"/>
          <w:sz w:val="20"/>
          <w:szCs w:val="20"/>
          <w:rtl w:val="0"/>
        </w:rPr>
        <w:t xml:space="preserve">), Catherine Nakalembe (</w:t>
      </w:r>
      <w:r w:rsidDel="00000000" w:rsidR="00000000" w:rsidRPr="00000000">
        <w:rPr>
          <w:rFonts w:ascii="Avenir" w:cs="Avenir" w:eastAsia="Avenir" w:hAnsi="Avenir"/>
          <w:b w:val="1"/>
          <w:sz w:val="20"/>
          <w:szCs w:val="20"/>
          <w:rtl w:val="0"/>
        </w:rPr>
        <w:t xml:space="preserve">UMD</w:t>
      </w:r>
      <w:r w:rsidDel="00000000" w:rsidR="00000000" w:rsidRPr="00000000">
        <w:rPr>
          <w:rFonts w:ascii="Avenir" w:cs="Avenir" w:eastAsia="Avenir" w:hAnsi="Avenir"/>
          <w:b w:val="1"/>
          <w:sz w:val="20"/>
          <w:szCs w:val="20"/>
          <w:rtl w:val="0"/>
        </w:rPr>
        <w:t xml:space="preserve">), Tatiana Nana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Christiane Nimpa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Kevin Njabo (Texas A&amp;M), Carl Norlen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Florence Palla (OFAC), Catherine Potvin (</w:t>
      </w:r>
      <w:r w:rsidDel="00000000" w:rsidR="00000000" w:rsidRPr="00000000">
        <w:rPr>
          <w:rFonts w:ascii="Avenir" w:cs="Avenir" w:eastAsia="Avenir" w:hAnsi="Avenir"/>
          <w:b w:val="1"/>
          <w:sz w:val="20"/>
          <w:szCs w:val="20"/>
          <w:rtl w:val="0"/>
        </w:rPr>
        <w:t xml:space="preserve">McGill</w:t>
      </w:r>
      <w:r w:rsidDel="00000000" w:rsidR="00000000" w:rsidRPr="00000000">
        <w:rPr>
          <w:rFonts w:ascii="Avenir" w:cs="Avenir" w:eastAsia="Avenir" w:hAnsi="Avenir"/>
          <w:b w:val="1"/>
          <w:sz w:val="20"/>
          <w:szCs w:val="20"/>
          <w:rtl w:val="0"/>
        </w:rPr>
        <w:t xml:space="preserve">), Danielle Rappaport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Nick Russo (</w:t>
      </w:r>
      <w:r w:rsidDel="00000000" w:rsidR="00000000" w:rsidRPr="00000000">
        <w:rPr>
          <w:rFonts w:ascii="Avenir" w:cs="Avenir" w:eastAsia="Avenir" w:hAnsi="Avenir"/>
          <w:b w:val="1"/>
          <w:sz w:val="20"/>
          <w:szCs w:val="20"/>
          <w:rtl w:val="0"/>
        </w:rPr>
        <w:t xml:space="preserve">Harvard</w:t>
      </w:r>
      <w:r w:rsidDel="00000000" w:rsidR="00000000" w:rsidRPr="00000000">
        <w:rPr>
          <w:rFonts w:ascii="Avenir" w:cs="Avenir" w:eastAsia="Avenir" w:hAnsi="Avenir"/>
          <w:b w:val="1"/>
          <w:sz w:val="20"/>
          <w:szCs w:val="20"/>
          <w:rtl w:val="0"/>
        </w:rPr>
        <w:t xml:space="preserve">), Denis Sonwa (</w:t>
      </w:r>
      <w:r w:rsidDel="00000000" w:rsidR="00000000" w:rsidRPr="00000000">
        <w:rPr>
          <w:rFonts w:ascii="Avenir" w:cs="Avenir" w:eastAsia="Avenir" w:hAnsi="Avenir"/>
          <w:b w:val="1"/>
          <w:sz w:val="20"/>
          <w:szCs w:val="20"/>
          <w:rtl w:val="0"/>
        </w:rPr>
        <w:t xml:space="preserve">WRI)</w:t>
      </w:r>
      <w:r w:rsidDel="00000000" w:rsidR="00000000" w:rsidRPr="00000000">
        <w:rPr>
          <w:rFonts w:ascii="Avenir" w:cs="Avenir" w:eastAsia="Avenir" w:hAnsi="Avenir"/>
          <w:b w:val="1"/>
          <w:sz w:val="20"/>
          <w:szCs w:val="20"/>
          <w:rtl w:val="0"/>
        </w:rPr>
        <w:t xml:space="preserve">, Hannah Stouter (UCLA), Luicie Temgoua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Stella Songwe Tikeng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 Beisit Luz Puma Vilca (</w:t>
      </w:r>
      <w:r w:rsidDel="00000000" w:rsidR="00000000" w:rsidRPr="00000000">
        <w:rPr>
          <w:rFonts w:ascii="Avenir" w:cs="Avenir" w:eastAsia="Avenir" w:hAnsi="Avenir"/>
          <w:b w:val="1"/>
          <w:sz w:val="20"/>
          <w:szCs w:val="20"/>
          <w:highlight w:val="yellow"/>
          <w:rtl w:val="0"/>
        </w:rPr>
        <w:t xml:space="preserve">XX</w:t>
      </w:r>
      <w:r w:rsidDel="00000000" w:rsidR="00000000" w:rsidRPr="00000000">
        <w:rPr>
          <w:rFonts w:ascii="Avenir" w:cs="Avenir" w:eastAsia="Avenir" w:hAnsi="Avenir"/>
          <w:b w:val="1"/>
          <w:sz w:val="20"/>
          <w:szCs w:val="20"/>
          <w:rtl w:val="0"/>
        </w:rPr>
        <w:t xml:space="preserve">)</w:t>
      </w:r>
    </w:p>
    <w:p w:rsidR="00000000" w:rsidDel="00000000" w:rsidP="00000000" w:rsidRDefault="00000000" w:rsidRPr="00000000" w14:paraId="00000032">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33">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need for coordinated teamwork</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29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38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Carbon, Water, Energy and Nutrient Cycles</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Heterogeneous Forest Resilience</w:t>
              <w:tab/>
              <w:t xml:space="preserve">39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40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44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Approach</w:t>
              <w:tab/>
              <w:t xml:space="preserve">44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PANGEA’s Science to Scale Strategy</w:t>
              <w:tab/>
              <w:t xml:space="preserve">44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wj9dy3u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Notional Project Timeline</w:t>
              <w:tab/>
              <w:t xml:space="preserve">46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Components</w:t>
              <w:tab/>
              <w:t xml:space="preserve">47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Strategy</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Candidate Landscapes</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Satellite Remote Sensing Observations</w:t>
              <w:tab/>
              <w:t xml:space="preserve">55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Airborne Remote Sensing Observations</w:t>
              <w:tab/>
              <w:t xml:space="preserve">56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Field Observations and Studies</w:t>
              <w:tab/>
              <w:t xml:space="preserve">59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Modeling, Data Synthesis, and Integrative Analyses</w:t>
              <w:tab/>
              <w:t xml:space="preserve">62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Modeling and Data Integration Approach</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Coordination with other modeling and data integration communities</w:t>
              <w:tab/>
              <w:t xml:space="preserve">68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 Modeling and data integration timeline</w:t>
              <w:tab/>
              <w:t xml:space="preserve">69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Capacity Building, Training, and Education</w:t>
              <w:tab/>
              <w:t xml:space="preserve">70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m07fjq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Educating a Cohort of Graduate Students</w:t>
              <w:tab/>
              <w:t xml:space="preserve">71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75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75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76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77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79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79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81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Technical and Logistical Feasibility</w:t>
              <w:tab/>
              <w:t xml:space="preserve">81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Community Engagement Strategy</w:t>
              <w:tab/>
              <w:t xml:space="preserve">82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PANGEA Partners</w:t>
              <w:tab/>
              <w:t xml:space="preserve">83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Principles</w:t>
              <w:tab/>
              <w:t xml:space="preserve">84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Engagement Strategy</w:t>
              <w:tab/>
              <w:t xml:space="preserve">87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Organization and Management</w:t>
              <w:tab/>
              <w:t xml:space="preserve">88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Program Management</w:t>
              <w:tab/>
              <w:t xml:space="preserve">88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Project Office</w:t>
              <w:tab/>
              <w:t xml:space="preserve">89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Project Implementation</w:t>
              <w:tab/>
              <w:t xml:space="preserve">89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Science Team and Science Leadership</w:t>
              <w:tab/>
              <w:t xml:space="preserve">90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9.2.5 Disciplinary Skills Required</w:t>
              <w:tab/>
              <w:t xml:space="preserve">91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Co-funding Opportunities</w:t>
              <w:tab/>
              <w:t xml:space="preserve">92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Open Science - Data Management and Sharing</w:t>
              <w:tab/>
              <w:t xml:space="preserve">93</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Timetable</w:t>
              <w:tab/>
              <w:t xml:space="preserve">97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Risk Assessment</w:t>
              <w:tab/>
              <w:t xml:space="preserve">98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100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100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100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102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105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Letters of Support</w:t>
              <w:tab/>
              <w:t xml:space="preserve">105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srmaieei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PANGEA Partners</w:t>
              <w:tab/>
              <w:t xml:space="preserve">105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Engagement during the Scoping Campaign</w:t>
              <w:tab/>
              <w:t xml:space="preserve">105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Planned and Ongoing Research and Monitoring Activities</w:t>
              <w:tab/>
              <w:t xml:space="preserve">105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PANGEA Core and Extended Domains Detailed Table</w:t>
              <w:tab/>
              <w:t xml:space="preserve">105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Potential PANGEA Training Activities</w:t>
              <w:tab/>
              <w:t xml:space="preserve">105</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Responses to Feedback</w:t>
              <w:tab/>
              <w:t xml:space="preserve">105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2">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0"/>
      <w:bookmarkEnd w:id="0"/>
      <w:r w:rsidDel="00000000" w:rsidR="00000000" w:rsidRPr="00000000">
        <w:rPr>
          <w:rtl w:val="0"/>
        </w:rPr>
      </w:r>
    </w:p>
    <w:p w:rsidR="00000000" w:rsidDel="00000000" w:rsidP="00000000" w:rsidRDefault="00000000" w:rsidRPr="00000000" w14:paraId="00000083">
      <w:pPr>
        <w:pStyle w:val="Heading2"/>
        <w:ind w:left="0" w:firstLine="0"/>
        <w:rPr/>
      </w:pPr>
      <w:bookmarkStart w:colFirst="0" w:colLast="0" w:name="_k34ngprcwpga" w:id="1"/>
      <w:bookmarkEnd w:id="1"/>
      <w:r w:rsidDel="00000000" w:rsidR="00000000" w:rsidRPr="00000000">
        <w:rPr>
          <w:rtl w:val="0"/>
        </w:rPr>
        <w:t xml:space="preserve">1. </w:t>
      </w:r>
      <w:commentRangeStart w:id="1"/>
      <w:r w:rsidDel="00000000" w:rsidR="00000000" w:rsidRPr="00000000">
        <w:rPr>
          <w:rtl w:val="0"/>
        </w:rPr>
        <w:t xml:space="preserve">Introduction</w:t>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84">
      <w:pPr>
        <w:rPr>
          <w:color w:val="ff0000"/>
        </w:rPr>
      </w:pPr>
      <w:r w:rsidDel="00000000" w:rsidR="00000000" w:rsidRPr="00000000">
        <w:rPr>
          <w:color w:val="ff0000"/>
          <w:rtl w:val="0"/>
        </w:rPr>
        <w:t xml:space="preserve">[emphasize coordinated site selection with ESA &amp; GEO-TREES]</w:t>
      </w:r>
    </w:p>
    <w:p w:rsidR="00000000" w:rsidDel="00000000" w:rsidP="00000000" w:rsidRDefault="00000000" w:rsidRPr="00000000" w14:paraId="00000085">
      <w:pPr>
        <w:rPr>
          <w:color w:val="ff0000"/>
        </w:rPr>
      </w:pPr>
      <w:r w:rsidDel="00000000" w:rsidR="00000000" w:rsidRPr="00000000">
        <w:rPr>
          <w:color w:val="ff0000"/>
          <w:rtl w:val="0"/>
        </w:rPr>
        <w:t xml:space="preserve">[make sure references to all later sections (beyond section 1) are included in sections 1.1 - 1.7 to ensure readers don’t think the only mention of any given topic is in this first section</w:t>
      </w:r>
    </w:p>
    <w:p w:rsidR="00000000" w:rsidDel="00000000" w:rsidP="00000000" w:rsidRDefault="00000000" w:rsidRPr="00000000" w14:paraId="00000086">
      <w:pPr>
        <w:numPr>
          <w:ilvl w:val="0"/>
          <w:numId w:val="11"/>
        </w:numPr>
        <w:ind w:left="720" w:hanging="360"/>
        <w:rPr>
          <w:color w:val="ff0000"/>
          <w:u w:val="none"/>
        </w:rPr>
      </w:pPr>
      <w:r w:rsidDel="00000000" w:rsidR="00000000" w:rsidRPr="00000000">
        <w:rPr>
          <w:color w:val="ff0000"/>
          <w:rtl w:val="0"/>
        </w:rPr>
        <w:t xml:space="preserve">Also “globally collaborative, globally transformative”]</w:t>
      </w:r>
    </w:p>
    <w:p w:rsidR="00000000" w:rsidDel="00000000" w:rsidP="00000000" w:rsidRDefault="00000000" w:rsidRPr="00000000" w14:paraId="00000087">
      <w:pPr>
        <w:numPr>
          <w:ilvl w:val="0"/>
          <w:numId w:val="11"/>
        </w:numPr>
        <w:ind w:left="720" w:hanging="360"/>
        <w:rPr>
          <w:color w:val="ff0000"/>
        </w:rPr>
      </w:pPr>
      <w:r w:rsidDel="00000000" w:rsidR="00000000" w:rsidRPr="00000000">
        <w:rPr>
          <w:color w:val="ff0000"/>
          <w:rtl w:val="0"/>
        </w:rPr>
        <w:t xml:space="preserve">Integrate: “PANGEA stands on the shoulders of highly successful NASA field and airborne campaigns to the tropics, including SAFARI 2000, LBA, AfriSAR-1 and -2, BioSCape, and several Earth Venture Suborbital (EVS) programs.”</w:t>
      </w:r>
    </w:p>
    <w:p w:rsidR="00000000" w:rsidDel="00000000" w:rsidP="00000000" w:rsidRDefault="00000000" w:rsidRPr="00000000" w14:paraId="00000088">
      <w:pPr>
        <w:numPr>
          <w:ilvl w:val="0"/>
          <w:numId w:val="11"/>
        </w:numPr>
        <w:ind w:left="720" w:hanging="360"/>
        <w:rPr>
          <w:color w:val="ff0000"/>
          <w:u w:val="none"/>
        </w:rPr>
      </w:pPr>
      <w:r w:rsidDel="00000000" w:rsidR="00000000" w:rsidRPr="00000000">
        <w:rPr>
          <w:color w:val="ff0000"/>
          <w:rtl w:val="0"/>
        </w:rPr>
        <w:t xml:space="preserve">State that PANGEA is the science to scale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color w:val="ff0000"/>
        </w:rPr>
      </w:pPr>
      <w:r w:rsidDel="00000000" w:rsidR="00000000" w:rsidRPr="00000000">
        <w:rPr>
          <w:sz w:val="22"/>
          <w:szCs w:val="22"/>
          <w:rtl w:val="0"/>
        </w:rPr>
        <w:t xml:space="preserve">In response to a call from the NASA Terrestrial Ecology Program</w:t>
      </w:r>
      <w:r w:rsidDel="00000000" w:rsidR="00000000" w:rsidRPr="00000000">
        <w:rPr>
          <w:sz w:val="22"/>
          <w:szCs w:val="22"/>
          <w:rtl w:val="0"/>
        </w:rPr>
        <w:t xml:space="preserve">, we present the scope of a terrestrial ecology field project, </w:t>
      </w:r>
      <w:r w:rsidDel="00000000" w:rsidR="00000000" w:rsidRPr="00000000">
        <w:rPr>
          <w:i w:val="1"/>
          <w:rtl w:val="0"/>
        </w:rPr>
        <w:t xml:space="preserve">t</w:t>
      </w:r>
      <w:r w:rsidDel="00000000" w:rsidR="00000000" w:rsidRPr="00000000">
        <w:rPr>
          <w:i w:val="1"/>
          <w:sz w:val="22"/>
          <w:szCs w:val="22"/>
          <w:rtl w:val="0"/>
        </w:rPr>
        <w:t xml:space="preserve">he PAN tropical investigation of bioGeochemistry and Ecological Adaptation</w:t>
      </w:r>
      <w:r w:rsidDel="00000000" w:rsidR="00000000" w:rsidRPr="00000000">
        <w:rPr>
          <w:sz w:val="22"/>
          <w:szCs w:val="22"/>
          <w:rtl w:val="0"/>
        </w:rPr>
        <w:t xml:space="preserve"> (PANGEA), that will focus on tropical forest biomes. </w:t>
      </w:r>
      <w:r w:rsidDel="00000000" w:rsidR="00000000" w:rsidRPr="00000000">
        <w:rPr>
          <w:b w:val="1"/>
          <w:rtl w:val="0"/>
        </w:rPr>
        <w:t xml:space="preserve">PANGEA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color w:val="ff0000"/>
          <w:rtl w:val="0"/>
        </w:rPr>
        <w:t xml:space="preserve">[in this sentence </w:t>
      </w:r>
    </w:p>
    <w:p w:rsidR="00000000" w:rsidDel="00000000" w:rsidP="00000000" w:rsidRDefault="00000000" w:rsidRPr="00000000" w14:paraId="0000008B">
      <w:pPr>
        <w:rPr>
          <w:color w:val="ff0000"/>
        </w:rPr>
      </w:pPr>
      <w:r w:rsidDel="00000000" w:rsidR="00000000" w:rsidRPr="00000000">
        <w:rPr>
          <w:color w:val="ff0000"/>
          <w:rtl w:val="0"/>
        </w:rPr>
        <w:t xml:space="preserve">- link to global Earth system]</w:t>
      </w:r>
    </w:p>
    <w:p w:rsidR="00000000" w:rsidDel="00000000" w:rsidP="00000000" w:rsidRDefault="00000000" w:rsidRPr="00000000" w14:paraId="0000008C">
      <w:pPr>
        <w:rPr>
          <w:color w:val="ff0000"/>
        </w:rPr>
      </w:pPr>
      <w:r w:rsidDel="00000000" w:rsidR="00000000" w:rsidRPr="00000000">
        <w:rPr>
          <w:rtl w:val="0"/>
        </w:rPr>
      </w:r>
    </w:p>
    <w:p w:rsidR="00000000" w:rsidDel="00000000" w:rsidP="00000000" w:rsidRDefault="00000000" w:rsidRPr="00000000" w14:paraId="0000008D">
      <w:pPr>
        <w:numPr>
          <w:ilvl w:val="0"/>
          <w:numId w:val="7"/>
        </w:numPr>
        <w:ind w:left="720" w:hanging="360"/>
        <w:rPr>
          <w:color w:val="ff0000"/>
          <w:u w:val="none"/>
        </w:rPr>
      </w:pPr>
      <w:r w:rsidDel="00000000" w:rsidR="00000000" w:rsidRPr="00000000">
        <w:rPr>
          <w:color w:val="ff0000"/>
          <w:rtl w:val="0"/>
        </w:rPr>
        <w:t xml:space="preserve">move the what here - state of the science - why tropical forests matter </w:t>
      </w:r>
    </w:p>
    <w:p w:rsidR="00000000" w:rsidDel="00000000" w:rsidP="00000000" w:rsidRDefault="00000000" w:rsidRPr="00000000" w14:paraId="0000008E">
      <w:pPr>
        <w:numPr>
          <w:ilvl w:val="0"/>
          <w:numId w:val="22"/>
        </w:numPr>
        <w:ind w:left="720" w:hanging="360"/>
        <w:rPr>
          <w:color w:val="ff0000"/>
          <w:u w:val="none"/>
        </w:rPr>
      </w:pPr>
      <w:r w:rsidDel="00000000" w:rsidR="00000000" w:rsidRPr="00000000">
        <w:rPr>
          <w:color w:val="ff0000"/>
          <w:rtl w:val="0"/>
        </w:rPr>
        <w:t xml:space="preserve">Integrated systems approach</w:t>
      </w:r>
    </w:p>
    <w:p w:rsidR="00000000" w:rsidDel="00000000" w:rsidP="00000000" w:rsidRDefault="00000000" w:rsidRPr="00000000" w14:paraId="0000008F">
      <w:pPr>
        <w:numPr>
          <w:ilvl w:val="0"/>
          <w:numId w:val="22"/>
        </w:numPr>
        <w:ind w:left="720" w:hanging="360"/>
        <w:rPr>
          <w:color w:val="ff0000"/>
          <w:u w:val="none"/>
        </w:rPr>
      </w:pPr>
      <w:r w:rsidDel="00000000" w:rsidR="00000000" w:rsidRPr="00000000">
        <w:rPr>
          <w:color w:val="ff0000"/>
          <w:rtl w:val="0"/>
        </w:rPr>
        <w:t xml:space="preserve">Urgent need - bring up 3 points here]</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sz w:val="22"/>
          <w:szCs w:val="22"/>
          <w:rtl w:val="0"/>
        </w:rPr>
        <w:t xml:space="preserve">PANGEA will:</w:t>
      </w:r>
    </w:p>
    <w:p w:rsidR="00000000" w:rsidDel="00000000" w:rsidP="00000000" w:rsidRDefault="00000000" w:rsidRPr="00000000" w14:paraId="00000092">
      <w:pPr>
        <w:numPr>
          <w:ilvl w:val="0"/>
          <w:numId w:val="4"/>
        </w:numPr>
        <w:ind w:left="720" w:hanging="360"/>
        <w:rPr>
          <w:u w:val="none"/>
        </w:rPr>
      </w:pPr>
      <w:r w:rsidDel="00000000" w:rsidR="00000000" w:rsidRPr="00000000">
        <w:rPr>
          <w:b w:val="1"/>
          <w:rtl w:val="0"/>
        </w:rPr>
        <w:t xml:space="preserve">A</w:t>
      </w:r>
      <w:r w:rsidDel="00000000" w:rsidR="00000000" w:rsidRPr="00000000">
        <w:rPr>
          <w:b w:val="1"/>
          <w:sz w:val="22"/>
          <w:szCs w:val="22"/>
          <w:rtl w:val="0"/>
        </w:rPr>
        <w:t xml:space="preserve">nswer</w:t>
      </w:r>
      <w:r w:rsidDel="00000000" w:rsidR="00000000" w:rsidRPr="00000000">
        <w:rPr>
          <w:sz w:val="22"/>
          <w:szCs w:val="22"/>
          <w:rtl w:val="0"/>
        </w:rPr>
        <w:t xml:space="preserve"> globally relevant and urg</w:t>
      </w:r>
      <w:r w:rsidDel="00000000" w:rsidR="00000000" w:rsidRPr="00000000">
        <w:rPr>
          <w:rtl w:val="0"/>
        </w:rPr>
        <w:t xml:space="preserve">ent </w:t>
      </w:r>
      <w:r w:rsidDel="00000000" w:rsidR="00000000" w:rsidRPr="00000000">
        <w:rPr>
          <w:sz w:val="22"/>
          <w:szCs w:val="22"/>
          <w:rtl w:val="0"/>
        </w:rPr>
        <w:t xml:space="preserve">science questions emphasizing comparison among the major tropical forest formations on our planet through effective interpretation and analysis of space-based measurements and through a combination of ground, airborne, </w:t>
      </w:r>
      <w:r w:rsidDel="00000000" w:rsidR="00000000" w:rsidRPr="00000000">
        <w:rPr>
          <w:rtl w:val="0"/>
        </w:rPr>
        <w:t xml:space="preserve">satellite-based, and modeling </w:t>
      </w:r>
      <w:r w:rsidDel="00000000" w:rsidR="00000000" w:rsidRPr="00000000">
        <w:rPr>
          <w:sz w:val="22"/>
          <w:szCs w:val="22"/>
          <w:rtl w:val="0"/>
        </w:rPr>
        <w:t xml:space="preserve">science investigations</w:t>
      </w:r>
      <w:r w:rsidDel="00000000" w:rsidR="00000000" w:rsidRPr="00000000">
        <w:rPr>
          <w:rtl w:val="0"/>
        </w:rPr>
        <w:t xml:space="preserve">. </w:t>
      </w:r>
    </w:p>
    <w:p w:rsidR="00000000" w:rsidDel="00000000" w:rsidP="00000000" w:rsidRDefault="00000000" w:rsidRPr="00000000" w14:paraId="00000093">
      <w:pPr>
        <w:numPr>
          <w:ilvl w:val="0"/>
          <w:numId w:val="4"/>
        </w:numPr>
        <w:ind w:left="720" w:hanging="360"/>
        <w:rPr>
          <w:u w:val="none"/>
        </w:rPr>
      </w:pPr>
      <w:r w:rsidDel="00000000" w:rsidR="00000000" w:rsidRPr="00000000">
        <w:rPr>
          <w:b w:val="1"/>
          <w:rtl w:val="0"/>
        </w:rPr>
        <w:t xml:space="preserve">F</w:t>
      </w:r>
      <w:r w:rsidDel="00000000" w:rsidR="00000000" w:rsidRPr="00000000">
        <w:rPr>
          <w:b w:val="1"/>
          <w:sz w:val="22"/>
          <w:szCs w:val="22"/>
          <w:rtl w:val="0"/>
        </w:rPr>
        <w:t xml:space="preserve">oster</w:t>
      </w:r>
      <w:r w:rsidDel="00000000" w:rsidR="00000000" w:rsidRPr="00000000">
        <w:rPr>
          <w:sz w:val="22"/>
          <w:szCs w:val="22"/>
          <w:rtl w:val="0"/>
        </w:rPr>
        <w:t xml:space="preserve"> collaborations and build new relationships within the scientific community, with a</w:t>
      </w:r>
      <w:r w:rsidDel="00000000" w:rsidR="00000000" w:rsidRPr="00000000">
        <w:rPr>
          <w:rtl w:val="0"/>
        </w:rPr>
        <w:t xml:space="preserve">n </w:t>
      </w:r>
      <w:r w:rsidDel="00000000" w:rsidR="00000000" w:rsidRPr="00000000">
        <w:rPr>
          <w:sz w:val="22"/>
          <w:szCs w:val="22"/>
          <w:rtl w:val="0"/>
        </w:rPr>
        <w:t xml:space="preserve">emphasis on interactions </w:t>
      </w:r>
      <w:r w:rsidDel="00000000" w:rsidR="00000000" w:rsidRPr="00000000">
        <w:rPr>
          <w:rtl w:val="0"/>
        </w:rPr>
        <w:t xml:space="preserve">between </w:t>
      </w:r>
      <w:r w:rsidDel="00000000" w:rsidR="00000000" w:rsidRPr="00000000">
        <w:rPr>
          <w:sz w:val="22"/>
          <w:szCs w:val="22"/>
          <w:rtl w:val="0"/>
        </w:rPr>
        <w:t xml:space="preserve">US scientists and </w:t>
      </w:r>
      <w:r w:rsidDel="00000000" w:rsidR="00000000" w:rsidRPr="00000000">
        <w:rPr>
          <w:rtl w:val="0"/>
        </w:rPr>
        <w:t xml:space="preserve">researchers </w:t>
      </w:r>
      <w:r w:rsidDel="00000000" w:rsidR="00000000" w:rsidRPr="00000000">
        <w:rPr>
          <w:sz w:val="22"/>
          <w:szCs w:val="22"/>
          <w:rtl w:val="0"/>
        </w:rPr>
        <w:t xml:space="preserve">from countries with tropical forests, as well as </w:t>
      </w:r>
      <w:r w:rsidDel="00000000" w:rsidR="00000000" w:rsidRPr="00000000">
        <w:rPr>
          <w:rtl w:val="0"/>
        </w:rPr>
        <w:t xml:space="preserve">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94">
      <w:pPr>
        <w:numPr>
          <w:ilvl w:val="0"/>
          <w:numId w:val="4"/>
        </w:numPr>
        <w:ind w:left="720" w:hanging="360"/>
        <w:rPr>
          <w:u w:val="none"/>
        </w:rPr>
      </w:pPr>
      <w:r w:rsidDel="00000000" w:rsidR="00000000" w:rsidRPr="00000000">
        <w:rPr>
          <w:b w:val="1"/>
          <w:rtl w:val="0"/>
        </w:rPr>
        <w:t xml:space="preserve">P</w:t>
      </w:r>
      <w:r w:rsidDel="00000000" w:rsidR="00000000" w:rsidRPr="00000000">
        <w:rPr>
          <w:b w:val="1"/>
          <w:sz w:val="22"/>
          <w:szCs w:val="22"/>
          <w:rtl w:val="0"/>
        </w:rPr>
        <w:t xml:space="preserve">rovide</w:t>
      </w:r>
      <w:r w:rsidDel="00000000" w:rsidR="00000000" w:rsidRPr="00000000">
        <w:rPr>
          <w:sz w:val="22"/>
          <w:szCs w:val="22"/>
          <w:rtl w:val="0"/>
        </w:rPr>
        <w:t xml:space="preserve"> opportunities for training and educating the next generation of scientists and </w:t>
      </w:r>
      <w:r w:rsidDel="00000000" w:rsidR="00000000" w:rsidRPr="00000000">
        <w:rPr>
          <w:rtl w:val="0"/>
        </w:rPr>
        <w:t xml:space="preserve">the broader workforce</w:t>
      </w:r>
      <w:r w:rsidDel="00000000" w:rsidR="00000000" w:rsidRPr="00000000">
        <w:rPr>
          <w:sz w:val="22"/>
          <w:szCs w:val="22"/>
          <w:rtl w:val="0"/>
        </w:rPr>
        <w:t xml:space="preserve">, including</w:t>
      </w:r>
      <w:r w:rsidDel="00000000" w:rsidR="00000000" w:rsidRPr="00000000">
        <w:rPr>
          <w:rtl w:val="0"/>
        </w:rPr>
        <w:t xml:space="preserve"> </w:t>
      </w:r>
      <w:r w:rsidDel="00000000" w:rsidR="00000000" w:rsidRPr="00000000">
        <w:rPr>
          <w:sz w:val="22"/>
          <w:szCs w:val="22"/>
          <w:rtl w:val="0"/>
        </w:rPr>
        <w:t xml:space="preserve">scientists and trainees from countries and territories where field research will be based. </w:t>
      </w:r>
    </w:p>
    <w:p w:rsidR="00000000" w:rsidDel="00000000" w:rsidP="00000000" w:rsidRDefault="00000000" w:rsidRPr="00000000" w14:paraId="00000095">
      <w:pPr>
        <w:numPr>
          <w:ilvl w:val="0"/>
          <w:numId w:val="4"/>
        </w:numPr>
        <w:ind w:left="720" w:hanging="360"/>
        <w:rPr>
          <w:u w:val="none"/>
        </w:rPr>
      </w:pPr>
      <w:r w:rsidDel="00000000" w:rsidR="00000000" w:rsidRPr="00000000">
        <w:rPr>
          <w:b w:val="1"/>
          <w:rtl w:val="0"/>
        </w:rPr>
        <w:t xml:space="preserve">Establish</w:t>
      </w:r>
      <w:r w:rsidDel="00000000" w:rsidR="00000000" w:rsidRPr="00000000">
        <w:rPr>
          <w:sz w:val="22"/>
          <w:szCs w:val="22"/>
          <w:rtl w:val="0"/>
        </w:rPr>
        <w:t xml:space="preserve"> a legacy of open data</w:t>
      </w:r>
      <w:r w:rsidDel="00000000" w:rsidR="00000000" w:rsidRPr="00000000">
        <w:rPr>
          <w:rtl w:val="0"/>
        </w:rPr>
        <w:t xml:space="preserve">, </w:t>
      </w:r>
      <w:r w:rsidDel="00000000" w:rsidR="00000000" w:rsidRPr="00000000">
        <w:rPr>
          <w:sz w:val="22"/>
          <w:szCs w:val="22"/>
          <w:rtl w:val="0"/>
        </w:rPr>
        <w:t xml:space="preserve">open science</w:t>
      </w:r>
      <w:r w:rsidDel="00000000" w:rsidR="00000000" w:rsidRPr="00000000">
        <w:rPr>
          <w:rtl w:val="0"/>
        </w:rPr>
        <w:t xml:space="preserve">, and strengthened partnerships between the US, tropical institutions, and international partners </w:t>
      </w:r>
      <w:r w:rsidDel="00000000" w:rsidR="00000000" w:rsidRPr="00000000">
        <w:rPr>
          <w:sz w:val="22"/>
          <w:szCs w:val="22"/>
          <w:rtl w:val="0"/>
        </w:rPr>
        <w:t xml:space="preserve">as the basis for future research</w:t>
      </w:r>
      <w:r w:rsidDel="00000000" w:rsidR="00000000" w:rsidRPr="00000000">
        <w:rPr>
          <w:rtl w:val="0"/>
        </w:rPr>
        <w:t xml:space="preserve"> and applications. </w:t>
      </w:r>
    </w:p>
    <w:p w:rsidR="00000000" w:rsidDel="00000000" w:rsidP="00000000" w:rsidRDefault="00000000" w:rsidRPr="00000000" w14:paraId="00000096">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w:t>
      </w:r>
      <w:ins w:author="Marcos Longo" w:id="0" w:date="2024-11-11T01:25:18Z">
        <w:commentRangeStart w:id="2"/>
        <w:r w:rsidDel="00000000" w:rsidR="00000000" w:rsidRPr="00000000">
          <w:rPr>
            <w:rtl w:val="0"/>
          </w:rPr>
          <w:t xml:space="preserve"> and X virtual attendees</w:t>
        </w:r>
      </w:ins>
      <w:commentRangeEnd w:id="2"/>
      <w:r w:rsidDel="00000000" w:rsidR="00000000" w:rsidRPr="00000000">
        <w:commentReference w:id="2"/>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97">
      <w:pPr>
        <w:spacing w:after="240" w:before="240" w:lineRule="auto"/>
        <w:rPr/>
      </w:pPr>
      <w:r w:rsidDel="00000000" w:rsidR="00000000" w:rsidRPr="00000000">
        <w:rPr>
          <w:b w:val="1"/>
          <w:rtl w:val="0"/>
        </w:rPr>
        <w:t xml:space="preserve">Tropical</w:t>
      </w:r>
      <w:r w:rsidDel="00000000" w:rsidR="00000000" w:rsidRPr="00000000">
        <w:rPr>
          <w:b w:val="1"/>
          <w:rtl w:val="0"/>
        </w:rPr>
        <w:t xml:space="preserve"> forests account for globally significant carbon, nutrient, </w:t>
      </w:r>
      <w:r w:rsidDel="00000000" w:rsidR="00000000" w:rsidRPr="00000000">
        <w:rPr>
          <w:b w:val="1"/>
          <w:rtl w:val="0"/>
        </w:rPr>
        <w:t xml:space="preserve">water, and energy </w:t>
      </w:r>
      <w:r w:rsidDel="00000000" w:rsidR="00000000" w:rsidRPr="00000000">
        <w:rPr>
          <w:b w:val="1"/>
          <w:rtl w:val="0"/>
        </w:rPr>
        <w:t xml:space="preserve">fluxes, and a large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(Barlow et al. 2018).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shd w:fill="c9daf8" w:val="clear"/>
          <w:rtl w:val="0"/>
        </w:rPr>
        <w:t xml:space="preserve">Xu et al., 2021</w:t>
      </w:r>
      <w:r w:rsidDel="00000000" w:rsidR="00000000" w:rsidRPr="00000000">
        <w:rPr>
          <w:rtl w:val="0"/>
        </w:rPr>
        <w:t xml:space="preserve">), and are currently the largest carbon sink among all the forests globally (</w:t>
      </w:r>
      <w:r w:rsidDel="00000000" w:rsidR="00000000" w:rsidRPr="00000000">
        <w:rPr>
          <w:shd w:fill="c9daf8" w:val="clear"/>
          <w:rtl w:val="0"/>
        </w:rPr>
        <w:t xml:space="preserve">Pan et al., 2024</w:t>
      </w:r>
      <w:r w:rsidDel="00000000" w:rsidR="00000000" w:rsidRPr="00000000">
        <w:rPr>
          <w:rtl w:val="0"/>
        </w:rPr>
        <w:t xml:space="preserve">).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w:t>
      </w:r>
    </w:p>
    <w:p w:rsidR="00000000" w:rsidDel="00000000" w:rsidP="00000000" w:rsidRDefault="00000000" w:rsidRPr="00000000" w14:paraId="00000098">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shd w:fill="c9daf8" w:val="clear"/>
          <w:rtl w:val="0"/>
        </w:rPr>
        <w:t xml:space="preserve">Barkhordarian et al., 2019</w:t>
      </w:r>
      <w:r w:rsidDel="00000000" w:rsidR="00000000" w:rsidRPr="00000000">
        <w:rPr>
          <w:rtl w:val="0"/>
        </w:rPr>
        <w:t xml:space="preserve">). Through current climate interactions and feedbacks, tropical tree mortality rates are rising across the tropics due to increases in drought duration and severity and storm intensity (</w:t>
      </w:r>
      <w:r w:rsidDel="00000000" w:rsidR="00000000" w:rsidRPr="00000000">
        <w:rPr>
          <w:shd w:fill="c9daf8" w:val="clear"/>
          <w:rtl w:val="0"/>
        </w:rPr>
        <w:t xml:space="preserve">Allen et al., 2010</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rtl w:val="0"/>
        </w:rPr>
        <w:t xml:space="preserve">, </w:t>
      </w:r>
      <w:r w:rsidDel="00000000" w:rsidR="00000000" w:rsidRPr="00000000">
        <w:rPr>
          <w:shd w:fill="c9daf8" w:val="clear"/>
          <w:rtl w:val="0"/>
        </w:rPr>
        <w:t xml:space="preserve">Choat et al., 2012</w:t>
      </w:r>
      <w:r w:rsidDel="00000000" w:rsidR="00000000" w:rsidRPr="00000000">
        <w:rPr>
          <w:rtl w:val="0"/>
        </w:rPr>
        <w:t xml:space="preserve">). </w:t>
      </w:r>
      <w:r w:rsidDel="00000000" w:rsidR="00000000" w:rsidRPr="00000000">
        <w:rPr>
          <w:highlight w:val="white"/>
          <w:rtl w:val="0"/>
        </w:rPr>
        <w:t xml:space="preserve">Rising temperatures are approaching hypothesized thermal limits of leaf function, although those limits remain much debated (</w:t>
      </w:r>
      <w:r w:rsidDel="00000000" w:rsidR="00000000" w:rsidRPr="00000000">
        <w:rPr>
          <w:shd w:fill="c9daf8" w:val="clear"/>
          <w:rtl w:val="0"/>
        </w:rPr>
        <w:t xml:space="preserve">Smith et al., 2020</w:t>
      </w:r>
      <w:r w:rsidDel="00000000" w:rsidR="00000000" w:rsidRPr="00000000">
        <w:rPr>
          <w:shd w:fill="c9daf8" w:val="clear"/>
          <w:rtl w:val="0"/>
        </w:rPr>
        <w:t xml:space="preserve">, Doughty et al., 2023, </w:t>
      </w:r>
      <w:r w:rsidDel="00000000" w:rsidR="00000000" w:rsidRPr="00000000">
        <w:rPr>
          <w:shd w:fill="c9daf8" w:val="clear"/>
          <w:rtl w:val="0"/>
        </w:rPr>
        <w:t xml:space="preserve">Winter 2024</w:t>
      </w:r>
      <w:r w:rsidDel="00000000" w:rsidR="00000000" w:rsidRPr="00000000">
        <w:rPr>
          <w:highlight w:val="white"/>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shd w:fill="c9daf8" w:val="clear"/>
          <w:rtl w:val="0"/>
        </w:rPr>
        <w:t xml:space="preserve">DeFries et al., 2004, Hosonuma et al., 2012</w:t>
      </w:r>
      <w:r w:rsidDel="00000000" w:rsidR="00000000" w:rsidRPr="00000000">
        <w:rPr>
          <w:rtl w:val="0"/>
        </w:rPr>
        <w:t xml:space="preserve">, </w:t>
      </w:r>
      <w:r w:rsidDel="00000000" w:rsidR="00000000" w:rsidRPr="00000000">
        <w:rPr>
          <w:shd w:fill="c9daf8" w:val="clea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shd w:fill="c9daf8" w:val="clear"/>
          <w:rtl w:val="0"/>
        </w:rPr>
        <w:t xml:space="preserve">Smith et al. 2023</w:t>
      </w:r>
      <w:r w:rsidDel="00000000" w:rsidR="00000000" w:rsidRPr="00000000">
        <w:rPr>
          <w:rtl w:val="0"/>
        </w:rPr>
        <w:t xml:space="preserve">), and the southeastern Amazonia</w:t>
      </w:r>
      <w:r w:rsidDel="00000000" w:rsidR="00000000" w:rsidRPr="00000000">
        <w:rPr>
          <w:rtl w:val="0"/>
        </w:rPr>
        <w:t xml:space="preserve"> becoming n</w:t>
      </w:r>
      <w:r w:rsidDel="00000000" w:rsidR="00000000" w:rsidRPr="00000000">
        <w:rPr>
          <w:rtl w:val="0"/>
        </w:rPr>
        <w:t xml:space="preserve">et sources of carbon to the atmosphere (</w:t>
      </w:r>
      <w:r w:rsidDel="00000000" w:rsidR="00000000" w:rsidRPr="00000000">
        <w:rPr>
          <w:shd w:fill="c9daf8" w:val="clea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b w:val="1"/>
          <w:rtl w:val="0"/>
        </w:rPr>
        <w:t xml:space="preserve">Tropical deforestation and degradation accounted for 22% of annual anthropogenic carbon dioxide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shd w:fill="c9daf8" w:val="clea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shd w:fill="c9daf8" w:val="clear"/>
          <w:rtl w:val="0"/>
        </w:rPr>
        <w:t xml:space="preserve">Aragão et al., 2014</w:t>
      </w:r>
      <w:r w:rsidDel="00000000" w:rsidR="00000000" w:rsidRPr="00000000">
        <w:rPr>
          <w:rtl w:val="0"/>
        </w:rPr>
        <w:t xml:space="preserve">; </w:t>
      </w:r>
      <w:r w:rsidDel="00000000" w:rsidR="00000000" w:rsidRPr="00000000">
        <w:rPr>
          <w:shd w:fill="c9daf8" w:val="clea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shd w:fill="c9daf8" w:val="clea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shd w:fill="c9daf8" w:val="clear"/>
          <w:rtl w:val="0"/>
        </w:rPr>
        <w:t xml:space="preserve">Feeley et al., 2012; Barlow et al., 2016; Benitze-Lopez et al., 2017; Alroy 2017</w:t>
      </w:r>
      <w:r w:rsidDel="00000000" w:rsidR="00000000" w:rsidRPr="00000000">
        <w:rPr>
          <w:shd w:fill="c9daf8" w:val="clear"/>
          <w:rtl w:val="0"/>
        </w:rPr>
        <w:t xml:space="preserve">;</w:t>
      </w:r>
      <w:r w:rsidDel="00000000" w:rsidR="00000000" w:rsidRPr="00000000">
        <w:rPr>
          <w:shd w:fill="c9daf8" w:val="clear"/>
          <w:rtl w:val="0"/>
        </w:rPr>
        <w:t xml:space="preserve"> Dirzo et al., 2014</w:t>
      </w:r>
      <w:r w:rsidDel="00000000" w:rsidR="00000000" w:rsidRPr="00000000">
        <w:rPr>
          <w:rtl w:val="0"/>
        </w:rPr>
        <w:t xml:space="preserve">), and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shd w:fill="c9daf8" w:val="clea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shd w:fill="c9daf8" w:val="clear"/>
          <w:rtl w:val="0"/>
        </w:rPr>
        <w:t xml:space="preserve">Dirzo et al. 2017</w:t>
      </w:r>
      <w:r w:rsidDel="00000000" w:rsidR="00000000" w:rsidRPr="00000000">
        <w:rPr>
          <w:rtl w:val="0"/>
        </w:rPr>
        <w:t xml:space="preserve">). Tropical forests and floodplains, interspersed with wetland and aquatic ecosystems, also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shd w:fill="c9daf8" w:val="clear"/>
          <w:rtl w:val="0"/>
        </w:rPr>
        <w:t xml:space="preserve">Sjögersten et al., 2014</w:t>
      </w:r>
      <w:r w:rsidDel="00000000" w:rsidR="00000000" w:rsidRPr="00000000">
        <w:rPr>
          <w:rtl w:val="0"/>
        </w:rPr>
        <w:t xml:space="preserve">; </w:t>
      </w:r>
      <w:r w:rsidDel="00000000" w:rsidR="00000000" w:rsidRPr="00000000">
        <w:rPr>
          <w:shd w:fill="c9daf8" w:val="clea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the most uncertain component of the global carbon budget (</w:t>
      </w:r>
      <w:r w:rsidDel="00000000" w:rsidR="00000000" w:rsidRPr="00000000">
        <w:rPr>
          <w:shd w:fill="c9daf8" w:val="clear"/>
          <w:rtl w:val="0"/>
        </w:rPr>
        <w:t xml:space="preserve">Saunois et al., 2020</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shd w:fill="c9daf8" w:val="clea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shd w:fill="c9daf8" w:val="clea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GOSAT, and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shd w:fill="c9daf8" w:val="clear"/>
          <w:rtl w:val="0"/>
        </w:rPr>
        <w:t xml:space="preserve">Liu et al., 2017</w:t>
      </w:r>
      <w:r w:rsidDel="00000000" w:rsidR="00000000" w:rsidRPr="00000000">
        <w:rPr>
          <w:rtl w:val="0"/>
        </w:rPr>
        <w:t xml:space="preserve">). </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b w:val="1"/>
          <w:rtl w:val="0"/>
        </w:rPr>
        <w:t xml:space="preserve">NASA satellites play a critical role in advancing understanding of how forest ecosystems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shd w:fill="c9daf8" w:val="clea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measurements in tropical forests (</w:t>
      </w:r>
      <w:r w:rsidDel="00000000" w:rsidR="00000000" w:rsidRPr="00000000">
        <w:rPr>
          <w:shd w:fill="c9daf8" w:val="clea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measurements over the tropics, especially tropical Africa, which led to an ongoing unsettled debate about the magnitude of net biosphere exchanges over tropical Africa (</w:t>
      </w:r>
      <w:r w:rsidDel="00000000" w:rsidR="00000000" w:rsidRPr="00000000">
        <w:rPr>
          <w:shd w:fill="c9daf8" w:val="clear"/>
          <w:rtl w:val="0"/>
        </w:rPr>
        <w:t xml:space="preserve">Palmer et al., 2019; Gaubert et al.,</w:t>
      </w:r>
      <w:r w:rsidDel="00000000" w:rsidR="00000000" w:rsidRPr="00000000">
        <w:rPr>
          <w:shd w:fill="c9daf8" w:val="clea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advanding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GEDI, EMIT, SWOT, NISAR, SBG). The development of more accurate satellite products, particularly in understudied tropical regions, directly supports NASA’s mission to improve global environmental monitoring and advance predictive models.</w:t>
      </w:r>
    </w:p>
    <w:p w:rsidR="00000000" w:rsidDel="00000000" w:rsidP="00000000" w:rsidRDefault="00000000" w:rsidRPr="00000000" w14:paraId="0000009D">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9E">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Inventory plots, flux towers, and other ground measurements provide valuable insights into forest dynamics (e.g., </w:t>
      </w:r>
      <w:r w:rsidDel="00000000" w:rsidR="00000000" w:rsidRPr="00000000">
        <w:rPr>
          <w:shd w:fill="c9daf8" w:val="clear"/>
          <w:rtl w:val="0"/>
        </w:rPr>
        <w:t xml:space="preserve">ForestPlots.net et al., 2021</w:t>
      </w:r>
      <w:r w:rsidDel="00000000" w:rsidR="00000000" w:rsidRPr="00000000">
        <w:rPr>
          <w:rtl w:val="0"/>
        </w:rPr>
        <w:t xml:space="preserve">; </w:t>
      </w:r>
      <w:r w:rsidDel="00000000" w:rsidR="00000000" w:rsidRPr="00000000">
        <w:rPr>
          <w:shd w:fill="c9daf8" w:val="clea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shd w:fill="c9daf8" w:val="clea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shd w:fill="c9daf8" w:val="clea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2">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shd w:fill="c9daf8" w:val="clea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shd w:fill="c9daf8" w:val="clear"/>
          <w:rtl w:val="0"/>
        </w:rPr>
        <w:t xml:space="preserve">Arora et al., 2020; </w:t>
      </w:r>
      <w:r w:rsidDel="00000000" w:rsidR="00000000" w:rsidRPr="00000000">
        <w:rPr>
          <w:shd w:fill="c9daf8" w:val="clear"/>
          <w:rtl w:val="0"/>
        </w:rPr>
        <w:t xml:space="preserve">Friedlingstein et al., 2006</w:t>
      </w:r>
      <w:r w:rsidDel="00000000" w:rsidR="00000000" w:rsidRPr="00000000">
        <w:rPr>
          <w:shd w:fill="c9daf8" w:val="clear"/>
          <w:rtl w:val="0"/>
        </w:rPr>
        <w:t xml:space="preserve">; </w:t>
      </w:r>
      <w:r w:rsidDel="00000000" w:rsidR="00000000" w:rsidRPr="00000000">
        <w:rPr>
          <w:shd w:fill="c9daf8" w:val="clear"/>
          <w:rtl w:val="0"/>
        </w:rPr>
        <w:t xml:space="preserve">Friedlingstein et al., 2014</w:t>
      </w:r>
      <w:r w:rsidDel="00000000" w:rsidR="00000000" w:rsidRPr="00000000">
        <w:rPr>
          <w:shd w:fill="c9daf8" w:val="clear"/>
          <w:rtl w:val="0"/>
        </w:rPr>
        <w:t xml:space="preserve">; </w:t>
      </w:r>
      <w:r w:rsidDel="00000000" w:rsidR="00000000" w:rsidRPr="00000000">
        <w:rPr>
          <w:shd w:fill="c9daf8" w:val="clea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CMIP5 and CMIP6 resulted in a major step toward constraining tropical carbon flux uncertainty, these reductions were primarily linked to the inclusion of nutrient limitations in models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rtl w:val="0"/>
        </w:rPr>
        <w:t xml:space="preserve">Traditionally, Earth System Models (ESMs) ignore most biodiversity and represent tropical vegetation in simple, aggregated ways that directly contribute to model failure to capture tropical forest responses to climate variation and disturbance (</w:t>
      </w:r>
      <w:r w:rsidDel="00000000" w:rsidR="00000000" w:rsidRPr="00000000">
        <w:rPr>
          <w:shd w:fill="c9daf8" w:val="clear"/>
          <w:rtl w:val="0"/>
        </w:rPr>
        <w:t xml:space="preserve">Levine et al., 2016</w:t>
      </w:r>
      <w:r w:rsidDel="00000000" w:rsidR="00000000" w:rsidRPr="00000000">
        <w:rPr>
          <w:shd w:fill="c9daf8" w:val="clear"/>
          <w:rtl w:val="0"/>
        </w:rPr>
        <w:t xml:space="preserve">; </w:t>
      </w:r>
      <w:r w:rsidDel="00000000" w:rsidR="00000000" w:rsidRPr="00000000">
        <w:rPr>
          <w:shd w:fill="c9daf8" w:val="clear"/>
          <w:rtl w:val="0"/>
        </w:rPr>
        <w:t xml:space="preserve">Yang et al., 2023</w:t>
      </w:r>
      <w:r w:rsidDel="00000000" w:rsidR="00000000" w:rsidRPr="00000000">
        <w:rPr>
          <w:shd w:fill="c9daf8" w:val="clear"/>
          <w:rtl w:val="0"/>
        </w:rPr>
        <w:t xml:space="preserve">; Sakchewski et al., 2016; Schmitt et al., 2020</w:t>
      </w:r>
      <w:r w:rsidDel="00000000" w:rsidR="00000000" w:rsidRPr="00000000">
        <w:rPr>
          <w:rtl w:val="0"/>
        </w:rPr>
        <w:t xml:space="preserve">). 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shd w:fill="c9daf8" w:val="clear"/>
          <w:rtl w:val="0"/>
        </w:rPr>
        <w:t xml:space="preserve">Bonan et al., 2024</w:t>
      </w:r>
      <w:r w:rsidDel="00000000" w:rsidR="00000000" w:rsidRPr="00000000">
        <w:rPr>
          <w:rtl w:val="0"/>
        </w:rPr>
        <w:t xml:space="preserve">). Newer generations of terrestrial biosphere models and vegetation demography models (</w:t>
      </w:r>
      <w:r w:rsidDel="00000000" w:rsidR="00000000" w:rsidRPr="00000000">
        <w:rPr>
          <w:shd w:fill="c9daf8" w:val="clear"/>
          <w:rtl w:val="0"/>
        </w:rPr>
        <w:t xml:space="preserve">Fisher et al., 2018</w:t>
      </w:r>
      <w:r w:rsidDel="00000000" w:rsidR="00000000" w:rsidRPr="00000000">
        <w:rPr>
          <w:rtl w:val="0"/>
        </w:rPr>
        <w:t xml:space="preserve">), such as ED2 and FATES, include more structurally and functionally diverse forest canopies (</w:t>
      </w:r>
      <w:r w:rsidDel="00000000" w:rsidR="00000000" w:rsidRPr="00000000">
        <w:rPr>
          <w:shd w:fill="c9daf8" w:val="clear"/>
          <w:rtl w:val="0"/>
        </w:rPr>
        <w:t xml:space="preserve">Longo et al., 2019</w:t>
      </w:r>
      <w:r w:rsidDel="00000000" w:rsidR="00000000" w:rsidRPr="00000000">
        <w:rPr>
          <w:rtl w:val="0"/>
        </w:rPr>
        <w:t xml:space="preserve">; </w:t>
      </w:r>
      <w:r w:rsidDel="00000000" w:rsidR="00000000" w:rsidRPr="00000000">
        <w:rPr>
          <w:shd w:fill="c9daf8" w:val="clear"/>
          <w:rtl w:val="0"/>
        </w:rPr>
        <w:t xml:space="preserve">Koven et al., 2020</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domains (</w:t>
      </w:r>
      <w:r w:rsidDel="00000000" w:rsidR="00000000" w:rsidRPr="00000000">
        <w:rPr>
          <w:shd w:fill="c9daf8" w:val="clea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shd w:fill="c9daf8" w:val="clea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diversity of tropical ecosystems over landscape scale and thereby improve model parameterization, initializing, benchmarking, and process development </w:t>
      </w:r>
      <w:r w:rsidDel="00000000" w:rsidR="00000000" w:rsidRPr="00000000">
        <w:rPr>
          <w:rtl w:val="0"/>
        </w:rPr>
        <w:t xml:space="preserve">(</w:t>
      </w:r>
      <w:r w:rsidDel="00000000" w:rsidR="00000000" w:rsidRPr="00000000">
        <w:rPr>
          <w:shd w:fill="c9daf8" w:val="clear"/>
          <w:rtl w:val="0"/>
        </w:rPr>
        <w:t xml:space="preserve">Schimel et al., 2019</w:t>
      </w:r>
      <w:r w:rsidDel="00000000" w:rsidR="00000000" w:rsidRPr="00000000">
        <w:rPr>
          <w:shd w:fill="c9daf8" w:val="clear"/>
          <w:rtl w:val="0"/>
        </w:rPr>
        <w:t xml:space="preserve">; Schimel and Carroll, 2024</w:t>
      </w:r>
      <w:r w:rsidDel="00000000" w:rsidR="00000000" w:rsidRPr="00000000">
        <w:rPr>
          <w:rtl w:val="0"/>
        </w:rPr>
        <w:t xml:space="preserv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0" w:lineRule="auto"/>
        <w:rPr>
          <w:color w:val="ff0000"/>
          <w:highlight w:val="white"/>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take effective, regionally tailored action to mitigate climate and land-use change impacts to ecosystem function and biodiversity, and conserve these globally important biomes, action requires improved understanding of the varied ways in which different tropical forests are responding to change. PANGEA wil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in the tropics,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(IEK, TEK, 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w:t>
      </w:r>
      <w:r w:rsidDel="00000000" w:rsidR="00000000" w:rsidRPr="00000000">
        <w:rPr>
          <w:rtl w:val="0"/>
        </w:rPr>
        <w:t xml:space="preserve">development of socio-bioeconomies, improved traceability of agricultural commodities to their origin, and the creation of disaster alerts from disturbances and response of agricultural production.</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7">
      <w:pPr>
        <w:pStyle w:val="Heading3"/>
        <w:rPr/>
      </w:pPr>
      <w:bookmarkStart w:colFirst="0" w:colLast="0" w:name="_f43eyfjc03r4" w:id="2"/>
      <w:bookmarkEnd w:id="2"/>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A8">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resilience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vulnerable or resilient are tropical forest landscapes and what are the feedbacks on the global carbon cycle and climate?</w:t>
      </w:r>
    </w:p>
    <w:p w:rsidR="00000000" w:rsidDel="00000000" w:rsidP="00000000" w:rsidRDefault="00000000" w:rsidRPr="00000000" w14:paraId="000000A9">
      <w:pPr>
        <w:rPr>
          <w:b w:val="1"/>
          <w:color w:val="ff0000"/>
        </w:rPr>
      </w:pPr>
      <w:r w:rsidDel="00000000" w:rsidR="00000000" w:rsidRPr="00000000">
        <w:rPr>
          <w:rtl w:val="0"/>
        </w:rPr>
        <w:t xml:space="preserve">PANGEA’s research questions developed through an inclusive consultative process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AA">
      <w:pPr>
        <w:numPr>
          <w:ilvl w:val="0"/>
          <w:numId w:val="2"/>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AB">
      <w:pPr>
        <w:numPr>
          <w:ilvl w:val="0"/>
          <w:numId w:val="2"/>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AC">
      <w:pPr>
        <w:numPr>
          <w:ilvl w:val="0"/>
          <w:numId w:val="2"/>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land-use and land cover changes (like fires and forest degradation) can alter forest ecosystem dynamics, creating feedback loops that affect global climate stability.</w:t>
      </w:r>
    </w:p>
    <w:p w:rsidR="00000000" w:rsidDel="00000000" w:rsidP="00000000" w:rsidRDefault="00000000" w:rsidRPr="00000000" w14:paraId="000000AD">
      <w:pPr>
        <w:numPr>
          <w:ilvl w:val="0"/>
          <w:numId w:val="2"/>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AE">
      <w:pPr>
        <w:numPr>
          <w:ilvl w:val="0"/>
          <w:numId w:val="2"/>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spacing w:line="276" w:lineRule="auto"/>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w:t>
      </w:r>
      <w:r w:rsidDel="00000000" w:rsidR="00000000" w:rsidRPr="00000000">
        <w:rPr>
          <w:rtl w:val="0"/>
        </w:rPr>
        <w:t xml:space="preserve">questions</w:t>
      </w:r>
      <w:r w:rsidDel="00000000" w:rsidR="00000000" w:rsidRPr="00000000">
        <w:rPr>
          <w:rtl w:val="0"/>
        </w:rPr>
        <w:t xml:space="preserve">:</w:t>
      </w:r>
    </w:p>
    <w:p w:rsidR="00000000" w:rsidDel="00000000" w:rsidP="00000000" w:rsidRDefault="00000000" w:rsidRPr="00000000" w14:paraId="000000B1">
      <w:pPr>
        <w:spacing w:line="276" w:lineRule="auto"/>
        <w:rPr>
          <w:sz w:val="14"/>
          <w:szCs w:val="14"/>
        </w:rPr>
      </w:pPr>
      <w:r w:rsidDel="00000000" w:rsidR="00000000" w:rsidRPr="00000000">
        <w:rPr>
          <w:rtl w:val="0"/>
        </w:rPr>
      </w:r>
    </w:p>
    <w:p w:rsidR="00000000" w:rsidDel="00000000" w:rsidP="00000000" w:rsidRDefault="00000000" w:rsidRPr="00000000" w14:paraId="000000B2">
      <w:pPr>
        <w:numPr>
          <w:ilvl w:val="0"/>
          <w:numId w:val="24"/>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B3">
      <w:pPr>
        <w:numPr>
          <w:ilvl w:val="0"/>
          <w:numId w:val="24"/>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4">
      <w:pPr>
        <w:numPr>
          <w:ilvl w:val="0"/>
          <w:numId w:val="24"/>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5">
      <w:pPr>
        <w:spacing w:line="276" w:lineRule="auto"/>
        <w:ind w:left="0" w:firstLine="0"/>
        <w:rPr>
          <w:b w:val="1"/>
        </w:rPr>
      </w:pPr>
      <w:r w:rsidDel="00000000" w:rsidR="00000000" w:rsidRPr="00000000">
        <w:rPr>
          <w:rtl w:val="0"/>
        </w:rPr>
      </w:r>
    </w:p>
    <w:p w:rsidR="00000000" w:rsidDel="00000000" w:rsidP="00000000" w:rsidRDefault="00000000" w:rsidRPr="00000000" w14:paraId="000000B6">
      <w:pPr>
        <w:spacing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B7">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B8">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w:t>
      </w:r>
      <w:r w:rsidDel="00000000" w:rsidR="00000000" w:rsidRPr="00000000">
        <w:rPr>
          <w:rtl w:val="0"/>
        </w:rPr>
        <w:t xml:space="preserve"> to ensure measurements can be accurately retrieved from satellite remote sensing datasets over tropical forests, ultimately advancing the global utility of satellite missions;</w:t>
      </w:r>
    </w:p>
    <w:p w:rsidR="00000000" w:rsidDel="00000000" w:rsidP="00000000" w:rsidRDefault="00000000" w:rsidRPr="00000000" w14:paraId="000000B9">
      <w:pPr>
        <w:numPr>
          <w:ilvl w:val="0"/>
          <w:numId w:val="8"/>
        </w:numPr>
        <w:spacing w:after="0" w:before="120" w:line="276" w:lineRule="auto"/>
        <w:ind w:left="720" w:hanging="360"/>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BA">
      <w:pPr>
        <w:numPr>
          <w:ilvl w:val="0"/>
          <w:numId w:val="8"/>
        </w:numPr>
        <w:spacing w:after="0" w:before="120" w:line="276"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Possible fourth: support development of tools → tool development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but have responded differently to decadal drying trends and have been subject to contrasting land-use regimes.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BD">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b w:val="1"/>
                <w:rtl w:val="0"/>
              </w:rPr>
              <w:t xml:space="preserve">PANGEA</w:t>
            </w:r>
            <w:r w:rsidDel="00000000" w:rsidR="00000000" w:rsidRPr="00000000">
              <w:rPr>
                <w:b w:val="1"/>
                <w:rtl w:val="0"/>
              </w:rPr>
              <w:t xml:space="preserve"> is a multi-institutional, transcontinental collaboration with the overarching goal of advancing understanding of the various </w:t>
            </w:r>
            <w:r w:rsidDel="00000000" w:rsidR="00000000" w:rsidRPr="00000000">
              <w:rPr>
                <w:b w:val="1"/>
                <w:rtl w:val="0"/>
              </w:rPr>
              <w:t xml:space="preserve">processes </w:t>
            </w:r>
            <w:r w:rsidDel="00000000" w:rsidR="00000000" w:rsidRPr="00000000">
              <w:rPr>
                <w:b w:val="1"/>
                <w:rtl w:val="0"/>
              </w:rPr>
              <w:t xml:space="preserve">controlling changes across  pantropical forests and their feedbacks with global climate.</w:t>
            </w:r>
          </w:p>
        </w:tc>
      </w:tr>
    </w:tbl>
    <w:p w:rsidR="00000000" w:rsidDel="00000000" w:rsidP="00000000" w:rsidRDefault="00000000" w:rsidRPr="00000000" w14:paraId="000000BF">
      <w:pPr>
        <w:pStyle w:val="Heading3"/>
        <w:rPr/>
      </w:pPr>
      <w:bookmarkStart w:colFirst="0" w:colLast="0" w:name="_w9c58goeuy6v" w:id="3"/>
      <w:bookmarkEnd w:id="3"/>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shd w:fill="c9daf8" w:val="clear"/>
          <w:rtl w:val="0"/>
        </w:rPr>
        <w:t xml:space="preserve">Lovejoy and Nobre 2018</w:t>
      </w:r>
      <w:r w:rsidDel="00000000" w:rsidR="00000000" w:rsidRPr="00000000">
        <w:rPr>
          <w:shd w:fill="c9daf8" w:val="clear"/>
          <w:rtl w:val="0"/>
        </w:rPr>
        <w:t xml:space="preserve">, </w:t>
      </w:r>
      <w:r w:rsidDel="00000000" w:rsidR="00000000" w:rsidRPr="00000000">
        <w:rPr>
          <w:shd w:fill="c9daf8" w:val="clear"/>
          <w:rtl w:val="0"/>
        </w:rPr>
        <w:t xml:space="preserve">Malhi et al., 2009</w:t>
      </w:r>
      <w:r w:rsidDel="00000000" w:rsidR="00000000" w:rsidRPr="00000000">
        <w:rPr>
          <w:rtl w:val="0"/>
        </w:rPr>
        <w:t xml:space="preserve">; </w:t>
      </w:r>
      <w:r w:rsidDel="00000000" w:rsidR="00000000" w:rsidRPr="00000000">
        <w:rPr>
          <w:shd w:fill="c9daf8" w:val="clear"/>
          <w:rtl w:val="0"/>
        </w:rPr>
        <w:t xml:space="preserve">Boulton et al., 2022</w:t>
      </w:r>
      <w:r w:rsidDel="00000000" w:rsidR="00000000" w:rsidRPr="00000000">
        <w:rPr>
          <w:rtl w:val="0"/>
        </w:rPr>
        <w:t xml:space="preserve">; </w:t>
      </w:r>
      <w:r w:rsidDel="00000000" w:rsidR="00000000" w:rsidRPr="00000000">
        <w:rPr>
          <w:shd w:fill="c9daf8" w:val="clea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shd w:fill="c9daf8" w:val="clear"/>
          <w:rtl w:val="0"/>
        </w:rPr>
        <w:t xml:space="preserve">Wunderling et al., 2024</w:t>
      </w:r>
      <w:r w:rsidDel="00000000" w:rsidR="00000000" w:rsidRPr="00000000">
        <w:rPr>
          <w:rtl w:val="0"/>
        </w:rPr>
        <w:t xml:space="preserve">).</w:t>
      </w:r>
      <w:r w:rsidDel="00000000" w:rsidR="00000000" w:rsidRPr="00000000">
        <w:rPr>
          <w:rtl w:val="0"/>
        </w:rPr>
        <w:t xml:space="preserve"> Second, ground based research remains scarce and there remains a lack of knowledge to adequately understand existing</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forthcoming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shd w:fill="c9daf8" w:val="clear"/>
          <w:rtl w:val="0"/>
        </w:rPr>
        <w:t xml:space="preserve">Schimel et al., 2015</w:t>
      </w:r>
      <w:r w:rsidDel="00000000" w:rsidR="00000000" w:rsidRPr="00000000">
        <w:rPr>
          <w:rtl w:val="0"/>
        </w:rPr>
        <w:t xml:space="preserve">; </w:t>
      </w:r>
      <w:r w:rsidDel="00000000" w:rsidR="00000000" w:rsidRPr="00000000">
        <w:rPr>
          <w:shd w:fill="c9daf8" w:val="clea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shd w:fill="c9daf8" w:val="clea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shd w:fill="c9daf8" w:val="clear"/>
          <w:rtl w:val="0"/>
        </w:rPr>
        <w:t xml:space="preserve">Hubau et al., 2020</w:t>
      </w:r>
      <w:r w:rsidDel="00000000" w:rsidR="00000000" w:rsidRPr="00000000">
        <w:rPr>
          <w:rtl w:val="0"/>
        </w:rPr>
        <w:t xml:space="preserve">; </w:t>
      </w:r>
      <w:r w:rsidDel="00000000" w:rsidR="00000000" w:rsidRPr="00000000">
        <w:rPr>
          <w:shd w:fill="c9daf8" w:val="clea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color w:val="ff0000"/>
        </w:rPr>
      </w:pPr>
      <w:r w:rsidDel="00000000" w:rsidR="00000000" w:rsidRPr="00000000">
        <w:rPr>
          <w:color w:val="ff0000"/>
          <w:highlight w:val="yellow"/>
          <w:rtl w:val="0"/>
        </w:rPr>
        <w:t xml:space="preserve">[placeholder for PANGEA evolution figure]</w:t>
      </w:r>
      <w:r w:rsidDel="00000000" w:rsidR="00000000" w:rsidRPr="00000000">
        <w:rPr>
          <w:rtl w:val="0"/>
        </w:rPr>
      </w:r>
    </w:p>
    <w:p w:rsidR="00000000" w:rsidDel="00000000" w:rsidP="00000000" w:rsidRDefault="00000000" w:rsidRPr="00000000" w14:paraId="000000C3">
      <w:pPr>
        <w:pStyle w:val="Heading3"/>
        <w:rPr/>
      </w:pPr>
      <w:bookmarkStart w:colFirst="0" w:colLast="0" w:name="_brnuslawc6sg" w:id="4"/>
      <w:bookmarkEnd w:id="4"/>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more direct retrievals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and surface water flows that can reveal lateral flows of carbon and nutrients, as well as structural, functional, and in some cases taxonomic diversity. However, in tropical forest regions, ground observations are scarce, limiting the global utility of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biome-wide,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b w:val="1"/>
                <w:rtl w:val="0"/>
              </w:rPr>
              <w:t xml:space="preserve">To fully leverage new satellite datasets, we require coordinated calibration and validation measurements.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 the previous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shd w:fill="c9daf8" w:val="clea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shd w:fill="c9daf8" w:val="clear"/>
          <w:rtl w:val="0"/>
        </w:rPr>
        <w:t xml:space="preserve">Asner et al., 2005</w:t>
      </w:r>
      <w:r w:rsidDel="00000000" w:rsidR="00000000" w:rsidRPr="00000000">
        <w:rPr>
          <w:rtl w:val="0"/>
        </w:rPr>
        <w:t xml:space="preserve">) and understory forest fires (</w:t>
      </w:r>
      <w:r w:rsidDel="00000000" w:rsidR="00000000" w:rsidRPr="00000000">
        <w:rPr>
          <w:shd w:fill="c9daf8" w:val="clea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shd w:fill="c9daf8" w:val="clea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shd w:fill="c9daf8" w:val="clea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LBA was limited by the type and availability of remote sensing data.</w:t>
      </w:r>
      <w:r w:rsidDel="00000000" w:rsidR="00000000" w:rsidRPr="00000000">
        <w:rPr>
          <w:b w:val="1"/>
          <w:rtl w:val="0"/>
        </w:rPr>
        <w:t xml:space="preserve"> New technologies moving beyond </w:t>
      </w:r>
      <w:r w:rsidDel="00000000" w:rsidR="00000000" w:rsidRPr="00000000">
        <w:rPr>
          <w:b w:val="1"/>
          <w:i w:val="1"/>
          <w:rtl w:val="0"/>
        </w:rPr>
        <w:t xml:space="preserve">greenness</w:t>
      </w:r>
      <w:r w:rsidDel="00000000" w:rsidR="00000000" w:rsidRPr="00000000">
        <w:rPr>
          <w:b w:val="1"/>
          <w:rtl w:val="0"/>
        </w:rPr>
        <w:t xml:space="preserve"> estimates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w:t>
      </w:r>
      <w:commentRangeStart w:id="3"/>
      <w:r w:rsidDel="00000000" w:rsidR="00000000" w:rsidRPr="00000000">
        <w:rPr>
          <w:b w:val="1"/>
          <w:rtl w:val="0"/>
        </w:rPr>
        <w:t xml:space="preserve">into the function of tropical forests</w:t>
      </w:r>
      <w:commentRangeEnd w:id="3"/>
      <w:r w:rsidDel="00000000" w:rsidR="00000000" w:rsidRPr="00000000">
        <w:commentReference w:id="3"/>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9">
      <w:pPr>
        <w:rPr>
          <w:color w:val="444746"/>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The knowledge </w:t>
      </w:r>
      <w:r w:rsidDel="00000000" w:rsidR="00000000" w:rsidRPr="00000000">
        <w:rPr>
          <w:b w:val="1"/>
          <w:rtl w:val="0"/>
        </w:rPr>
        <w:t xml:space="preserve">gaps</w:t>
      </w:r>
      <w:r w:rsidDel="00000000" w:rsidR="00000000" w:rsidRPr="00000000">
        <w:rPr>
          <w:b w:val="1"/>
          <w:rtl w:val="0"/>
        </w:rPr>
        <w:t xml:space="preserve"> (see </w:t>
      </w:r>
      <w:r w:rsidDel="00000000" w:rsidR="00000000" w:rsidRPr="00000000">
        <w:rPr>
          <w:b w:val="1"/>
          <w:i w:val="1"/>
          <w:highlight w:val="yellow"/>
          <w:rtl w:val="0"/>
        </w:rPr>
        <w:t xml:space="preserve">Section 3</w:t>
      </w:r>
      <w:r w:rsidDel="00000000" w:rsidR="00000000" w:rsidRPr="00000000">
        <w:rPr>
          <w:b w:val="1"/>
          <w:rtl w:val="0"/>
        </w:rPr>
        <w:t xml:space="preserve">) that PANGEA will address cannot be answered without pan-tropical satellite observations, integrative analyses, and models, and NASA s</w:t>
      </w:r>
      <w:r w:rsidDel="00000000" w:rsidR="00000000" w:rsidRPr="00000000">
        <w:rPr>
          <w:b w:val="1"/>
          <w:rtl w:val="0"/>
        </w:rPr>
        <w:t xml:space="preserve">atellite missions require validation in tropical forests.</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color w:val="ff0000"/>
        </w:rPr>
      </w:pPr>
      <w:r w:rsidDel="00000000" w:rsidR="00000000" w:rsidRPr="00000000">
        <w:rPr>
          <w:color w:val="ff0000"/>
          <w:rtl w:val="0"/>
        </w:rPr>
        <w:t xml:space="preserve">[building on ABoVE and other scaling capabilities brief scaling paragraph here and point to Section 6]</w:t>
      </w:r>
    </w:p>
    <w:p w:rsidR="00000000" w:rsidDel="00000000" w:rsidP="00000000" w:rsidRDefault="00000000" w:rsidRPr="00000000" w14:paraId="000000CD">
      <w:pPr>
        <w:pStyle w:val="Heading3"/>
        <w:rPr/>
      </w:pPr>
      <w:bookmarkStart w:colFirst="0" w:colLast="0" w:name="_2wktbz9csd51" w:id="5"/>
      <w:bookmarkEnd w:id="5"/>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PANGEA is a multi-phase, multi-year airborne remote sensing and field campaign that will measure a suite of variables relevant to characterize the dynamics and fluxes of structurally and functionally diverse forest ecosystems across the tropics.</w:t>
      </w:r>
      <w:r w:rsidDel="00000000" w:rsidR="00000000" w:rsidRPr="00000000">
        <w:rPr>
          <w:rtl w:val="0"/>
        </w:rPr>
        <w:t xml:space="preserve"> PANGEA will acquire collocated ground measurements with airborne remote sensing data (e.g., hyperspectral, lidar, SAR, carbon fluxes) that have hitherto only been collected in a few locations across the tropics to date, at different points in time, by different organizations, and with differing methods. </w:t>
      </w:r>
      <w:r w:rsidDel="00000000" w:rsidR="00000000" w:rsidRPr="00000000">
        <w:rPr>
          <w:color w:val="ff0000"/>
          <w:rtl w:val="0"/>
        </w:rPr>
        <w:t xml:space="preserve">[Sentence on dry season and wet season measurements and why that matters and that seasonality differs across tropical forests]</w:t>
      </w:r>
      <w:r w:rsidDel="00000000" w:rsidR="00000000" w:rsidRPr="00000000">
        <w:rPr>
          <w:rtl w:val="0"/>
        </w:rPr>
        <w:t xml:space="preserve"> PANGEA’s coordinated multi-scale measurements will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the PANGEA campaign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campaign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campaigns and projects can take place through partnerships, and where satellite and modeling analyses will be emphasized. The PANGEA domain (core + extended) covers the major ecosystems and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 Both the core and extended domains will encompass moist tropical forests, including flooded forests, wetlands, peatlands, and mangroves in lowland tropical forests, and highland tropical forests where possible.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6062540" cy="344328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6254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Baseline and </w:t>
      </w:r>
      <w:r w:rsidDel="00000000" w:rsidR="00000000" w:rsidRPr="00000000">
        <w:rPr>
          <w:sz w:val="20"/>
          <w:szCs w:val="20"/>
          <w:rtl w:val="0"/>
        </w:rPr>
        <w:t xml:space="preserve">Threshold core domain (solid purple lines) and Descope core domain </w:t>
      </w:r>
      <w:r w:rsidDel="00000000" w:rsidR="00000000" w:rsidRPr="00000000">
        <w:rPr>
          <w:sz w:val="20"/>
          <w:szCs w:val="20"/>
          <w:rtl w:val="0"/>
        </w:rPr>
        <w:t xml:space="preserve">(solid orange line)</w:t>
      </w:r>
      <w:r w:rsidDel="00000000" w:rsidR="00000000" w:rsidRPr="00000000">
        <w:rPr>
          <w:sz w:val="20"/>
          <w:szCs w:val="20"/>
          <w:rtl w:val="0"/>
        </w:rPr>
        <w:t xml:space="preserve"> and extended (dotted black line) domains under the </w:t>
      </w:r>
      <w:r w:rsidDel="00000000" w:rsidR="00000000" w:rsidRPr="00000000">
        <w:rPr>
          <w:b w:val="1"/>
          <w:sz w:val="20"/>
          <w:szCs w:val="20"/>
          <w:rtl w:val="0"/>
        </w:rPr>
        <w:t xml:space="preserve">Baseline</w:t>
      </w:r>
      <w:r w:rsidDel="00000000" w:rsidR="00000000" w:rsidRPr="00000000">
        <w:rPr>
          <w:sz w:val="20"/>
          <w:szCs w:val="20"/>
          <w:rtl w:val="0"/>
        </w:rPr>
        <w:t xml:space="preserve"> (B), </w:t>
      </w:r>
      <w:r w:rsidDel="00000000" w:rsidR="00000000" w:rsidRPr="00000000">
        <w:rPr>
          <w:b w:val="1"/>
          <w:sz w:val="20"/>
          <w:szCs w:val="20"/>
          <w:rtl w:val="0"/>
        </w:rPr>
        <w:t xml:space="preserve">Threshold</w:t>
      </w:r>
      <w:r w:rsidDel="00000000" w:rsidR="00000000" w:rsidRPr="00000000">
        <w:rPr>
          <w:sz w:val="20"/>
          <w:szCs w:val="20"/>
          <w:rtl w:val="0"/>
        </w:rPr>
        <w:t xml:space="preserve"> (T), </w:t>
      </w:r>
      <w:r w:rsidDel="00000000" w:rsidR="00000000" w:rsidRPr="00000000">
        <w:rPr>
          <w:b w:val="1"/>
          <w:sz w:val="20"/>
          <w:szCs w:val="20"/>
          <w:rtl w:val="0"/>
        </w:rPr>
        <w:t xml:space="preserve">Descope </w:t>
      </w:r>
      <w:r w:rsidDel="00000000" w:rsidR="00000000" w:rsidRPr="00000000">
        <w:rPr>
          <w:sz w:val="20"/>
          <w:szCs w:val="20"/>
          <w:rtl w:val="0"/>
        </w:rPr>
        <w:t xml:space="preserve">(D) levels of </w:t>
      </w:r>
      <w:r w:rsidDel="00000000" w:rsidR="00000000" w:rsidRPr="00000000">
        <w:rPr>
          <w:b w:val="1"/>
          <w:sz w:val="20"/>
          <w:szCs w:val="20"/>
          <w:rtl w:val="0"/>
        </w:rPr>
        <w:t xml:space="preserve">Essential Scientific Measurements</w:t>
      </w:r>
      <w:r w:rsidDel="00000000" w:rsidR="00000000" w:rsidRPr="00000000">
        <w:rPr>
          <w:sz w:val="20"/>
          <w:szCs w:val="20"/>
          <w:rtl w:val="0"/>
        </w:rPr>
        <w:t xml:space="preserv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w:t>
      </w:r>
      <w:commentRangeStart w:id="4"/>
      <w:r w:rsidDel="00000000" w:rsidR="00000000" w:rsidRPr="00000000">
        <w:rPr>
          <w:rtl w:val="0"/>
        </w:rPr>
        <w:t xml:space="preserve">Africa and, depending on the Essential Scientific Measurement level, the Americas</w:t>
      </w:r>
      <w:commentRangeEnd w:id="4"/>
      <w:r w:rsidDel="00000000" w:rsidR="00000000" w:rsidRPr="00000000">
        <w:commentReference w:id="4"/>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numPr>
          <w:ilvl w:val="0"/>
          <w:numId w:val="3"/>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more than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D7">
      <w:pPr>
        <w:numPr>
          <w:ilvl w:val="0"/>
          <w:numId w:val="3"/>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D8">
      <w:pPr>
        <w:numPr>
          <w:ilvl w:val="0"/>
          <w:numId w:val="3"/>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missions in the American tropics, commercial data-buys, and deployable drones, to utilize satellite data over the Americas for comparisons. </w:t>
      </w:r>
      <w:r w:rsidDel="00000000" w:rsidR="00000000" w:rsidRPr="00000000">
        <w:rPr>
          <w:color w:val="ff0000"/>
          <w:rtl w:val="0"/>
        </w:rPr>
        <w:t xml:space="preserve">[add 1 sentence on why this is descope; i.e., funding restrictions and/or geopolitical uncertainty]</w:t>
      </w:r>
    </w:p>
    <w:p w:rsidR="00000000" w:rsidDel="00000000" w:rsidP="00000000" w:rsidRDefault="00000000" w:rsidRPr="00000000" w14:paraId="000000D9">
      <w:pPr>
        <w:rPr/>
      </w:pPr>
      <w:r w:rsidDel="00000000" w:rsidR="00000000" w:rsidRPr="00000000">
        <w:rPr>
          <w:rtl w:val="0"/>
        </w:rPr>
        <w:t xml:space="preserve">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campaigns,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 However, given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7.4</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A">
      <w:pPr>
        <w:rPr>
          <w:color w:val="ff0000"/>
        </w:rPr>
      </w:pPr>
      <w:r w:rsidDel="00000000" w:rsidR="00000000" w:rsidRPr="00000000">
        <w:rPr>
          <w:rtl w:val="0"/>
        </w:rPr>
      </w:r>
    </w:p>
    <w:p w:rsidR="00000000" w:rsidDel="00000000" w:rsidP="00000000" w:rsidRDefault="00000000" w:rsidRPr="00000000" w14:paraId="000000DB">
      <w:pPr>
        <w:rPr>
          <w:color w:val="ff0000"/>
        </w:rPr>
      </w:pPr>
      <w:r w:rsidDel="00000000" w:rsidR="00000000" w:rsidRPr="00000000">
        <w:rPr>
          <w:color w:val="ff0000"/>
          <w:rtl w:val="0"/>
        </w:rPr>
        <w:t xml:space="preserve">[Table X: Placeholder for Free/Pro/Delux type table that has check boxes for what modular options achieve]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color w:val="ff0000"/>
          <w:highlight w:val="yellow"/>
          <w:rtl w:val="0"/>
        </w:rPr>
        <w:t xml:space="preserve">Figure Y</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DE">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DF">
      <w:pPr>
        <w:shd w:fill="ffffff" w:val="clear"/>
        <w:rPr>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 cluster results map</w:t>
      </w:r>
    </w:p>
    <w:p w:rsidR="00000000" w:rsidDel="00000000" w:rsidP="00000000" w:rsidRDefault="00000000" w:rsidRPr="00000000" w14:paraId="000000E0">
      <w:pPr>
        <w:shd w:fill="ffffff" w:val="clear"/>
        <w:rPr>
          <w:b w:val="1"/>
          <w:color w:val="fb0007"/>
        </w:rPr>
      </w:pPr>
      <w:r w:rsidDel="00000000" w:rsidR="00000000" w:rsidRPr="00000000">
        <w:rPr>
          <w:rtl w:val="0"/>
        </w:rPr>
      </w:r>
    </w:p>
    <w:p w:rsidR="00000000" w:rsidDel="00000000" w:rsidP="00000000" w:rsidRDefault="00000000" w:rsidRPr="00000000" w14:paraId="000000E1">
      <w:pPr>
        <w:shd w:fill="ffffff" w:val="clear"/>
        <w:rPr>
          <w:color w:val="fb0007"/>
        </w:rPr>
      </w:pPr>
      <w:r w:rsidDel="00000000" w:rsidR="00000000" w:rsidRPr="00000000">
        <w:rPr>
          <w:b w:val="1"/>
          <w:color w:val="fb0007"/>
          <w:rtl w:val="0"/>
        </w:rPr>
        <w:t xml:space="preserve">[Placeholder for </w:t>
      </w:r>
      <w:r w:rsidDel="00000000" w:rsidR="00000000" w:rsidRPr="00000000">
        <w:rPr>
          <w:color w:val="fb0007"/>
          <w:rtl w:val="0"/>
        </w:rPr>
        <w:t xml:space="preserve">variability analysis paragraph - highlights key geographic domains that vary with respect to biotic, abiotic, and disturbance dynamics. - data limitations - early identification of possible priority sites for landscapes that will be explored in more detail during the development of the Concise Experiment Plan]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color w:val="ff0000"/>
          <w:sz w:val="20"/>
          <w:szCs w:val="20"/>
        </w:rPr>
      </w:pPr>
      <w:r w:rsidDel="00000000" w:rsidR="00000000" w:rsidRPr="00000000">
        <w:rPr>
          <w:rtl w:val="0"/>
        </w:rPr>
        <w:t xml:space="preserve">The proposed airborne data acquisition will include </w:t>
      </w:r>
      <w:r w:rsidDel="00000000" w:rsidR="00000000" w:rsidRPr="00000000">
        <w:rPr>
          <w:rtl w:val="0"/>
        </w:rPr>
        <w:t xml:space="preserve">CARAFE</w:t>
      </w:r>
      <w:r w:rsidDel="00000000" w:rsidR="00000000" w:rsidRPr="00000000">
        <w:rPr>
          <w:rtl w:val="0"/>
        </w:rPr>
        <w:t xml:space="preserve">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w:t>
      </w:r>
      <w:r w:rsidDel="00000000" w:rsidR="00000000" w:rsidRPr="00000000">
        <w:rPr>
          <w:color w:val="ff0000"/>
          <w:rtl w:val="0"/>
        </w:rPr>
        <w:t xml:space="preserve">[ADD SENTENCE ON GROUND MEASUREMENTS, including TEK/LEK/IEK (see Section X for more details)]</w:t>
      </w:r>
      <w:r w:rsidDel="00000000" w:rsidR="00000000" w:rsidRPr="00000000">
        <w:rPr>
          <w:rtl w:val="0"/>
        </w:rPr>
        <w:t xml:space="preserve">. PANGEA will advance data and knowledge integration of ground measurements and TEK on on floristic, faunal, and phylogenetic diversity, species interactions, disturbance dynamics, land-use activities, and hydrological and meteorological dynamics. These ground and airborne measurements and knowledge systems will advance process-based understanding and the calibration and validation of satellite remote sensing datasets and products. The collected data,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0E4">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.5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0E5">
      <w:pPr>
        <w:rPr>
          <w:b w:val="1"/>
        </w:rPr>
      </w:pPr>
      <w:commentRangeStart w:id="5"/>
      <w:commentRangeStart w:id="6"/>
      <w:commentRangeStart w:id="7"/>
      <w:r w:rsidDel="00000000" w:rsidR="00000000" w:rsidRPr="00000000">
        <w:rPr>
          <w:b w:val="1"/>
          <w:rtl w:val="0"/>
        </w:rPr>
        <w:t xml:space="preserve">Recognizing</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shd w:fill="c9daf8" w:val="clea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Indigenous Peoples and Local Communities (IPLCs).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w:t>
      </w:r>
      <w:r w:rsidDel="00000000" w:rsidR="00000000" w:rsidRPr="00000000">
        <w:rPr>
          <w:rtl w:val="0"/>
        </w:rPr>
        <w:t xml:space="preserve">FIFE, BOREAS,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0E6">
      <w:pPr>
        <w:pStyle w:val="Heading3"/>
        <w:rPr/>
      </w:pPr>
      <w:bookmarkStart w:colFirst="0" w:colLast="0" w:name="_y12nbecmffi8" w:id="7"/>
      <w:bookmarkEnd w:id="7"/>
      <w:r w:rsidDel="00000000" w:rsidR="00000000" w:rsidRPr="00000000">
        <w:rPr>
          <w:rtl w:val="0"/>
        </w:rPr>
        <w:t xml:space="preserve">1.6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(ES2A Strategic Plan)</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shd w:fill="c9daf8" w:val="clea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0EC">
      <w:pPr>
        <w:numPr>
          <w:ilvl w:val="0"/>
          <w:numId w:val="5"/>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0ED">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0EE">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r w:rsidDel="00000000" w:rsidR="00000000" w:rsidRPr="00000000">
        <w:rPr>
          <w:rtl w:val="0"/>
        </w:rPr>
      </w:r>
    </w:p>
    <w:p w:rsidR="00000000" w:rsidDel="00000000" w:rsidP="00000000" w:rsidRDefault="00000000" w:rsidRPr="00000000" w14:paraId="000000EF">
      <w:pPr>
        <w:pStyle w:val="Heading2"/>
        <w:rPr>
          <w:i w:val="1"/>
        </w:rPr>
      </w:pPr>
      <w:bookmarkStart w:colFirst="0" w:colLast="0" w:name="_67ufwhve0n98" w:id="8"/>
      <w:bookmarkEnd w:id="8"/>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0F3">
      <w:pPr>
        <w:pStyle w:val="Heading3"/>
        <w:rPr>
          <w:color w:val="ff0000"/>
          <w:highlight w:val="white"/>
        </w:rPr>
      </w:pPr>
      <w:bookmarkStart w:colFirst="0" w:colLast="0" w:name="_ykkfx91lnxr" w:id="9"/>
      <w:bookmarkEnd w:id="9"/>
      <w:r w:rsidDel="00000000" w:rsidR="00000000" w:rsidRPr="00000000">
        <w:rPr>
          <w:rtl w:val="0"/>
        </w:rPr>
        <w:t xml:space="preserve">2.1</w:t>
      </w:r>
      <w:r w:rsidDel="00000000" w:rsidR="00000000" w:rsidRPr="00000000">
        <w:rPr>
          <w:rtl w:val="0"/>
        </w:rPr>
        <w:t xml:space="preserve"> Biogeochemical </w:t>
      </w:r>
      <w:commentRangeStart w:id="8"/>
      <w:r w:rsidDel="00000000" w:rsidR="00000000" w:rsidRPr="00000000">
        <w:rPr>
          <w:rtl w:val="0"/>
        </w:rPr>
        <w:t xml:space="preserve">Cyc</w:t>
      </w:r>
      <w:r w:rsidDel="00000000" w:rsidR="00000000" w:rsidRPr="00000000">
        <w:rPr>
          <w:rtl w:val="0"/>
        </w:rPr>
        <w:t xml:space="preserve">les</w:t>
      </w:r>
      <w:commentRangeEnd w:id="8"/>
      <w:r w:rsidDel="00000000" w:rsidR="00000000" w:rsidRPr="00000000">
        <w:commentReference w:id="8"/>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0F5">
      <w:pPr>
        <w:keepNext w:val="1"/>
        <w:widowControl w:val="0"/>
        <w:rPr>
          <w:b w:val="1"/>
          <w:i w:val="1"/>
        </w:rPr>
      </w:pPr>
      <w:r w:rsidDel="00000000" w:rsidR="00000000" w:rsidRPr="00000000">
        <w:rPr>
          <w:rtl w:val="0"/>
        </w:rPr>
      </w:r>
    </w:p>
    <w:p w:rsidR="00000000" w:rsidDel="00000000" w:rsidP="00000000" w:rsidRDefault="00000000" w:rsidRPr="00000000" w14:paraId="000000F6">
      <w:pPr>
        <w:keepNext w:val="1"/>
        <w:widowControl w:val="0"/>
        <w:rPr>
          <w:highlight w:val="white"/>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commentRangeStart w:id="9"/>
      <w:commentRangeStart w:id="10"/>
      <w:r w:rsidDel="00000000" w:rsidR="00000000" w:rsidRPr="00000000">
        <w:rPr>
          <w:rtl w:val="0"/>
        </w:rPr>
        <w:t xml:space="preserve"> 3.3</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t xml:space="preserve"> </w:t>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carbon dioxide (CO₂) exchanged between an ecosystem and the atmosphere.</w:t>
      </w:r>
      <w:r w:rsidDel="00000000" w:rsidR="00000000" w:rsidRPr="00000000">
        <w:rPr>
          <w:rtl w:val="0"/>
        </w:rPr>
        <w:t xml:space="preserve"> Tropical terrestrial ecosystems contribute up to 0.6±0.4 GtC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shd w:fill="c9daf8" w:val="clea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shd w:fill="c9daf8" w:val="clea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shd w:fill="c9daf8" w:val="clea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highlight w:val="white"/>
          <w:rtl w:val="0"/>
        </w:rPr>
        <w:t xml:space="preserve">Brazilian Amazonian tropical forests were a net carbon source of </w:t>
      </w:r>
      <w:commentRangeStart w:id="11"/>
      <w:r w:rsidDel="00000000" w:rsidR="00000000" w:rsidRPr="00000000">
        <w:rPr>
          <w:highlight w:val="white"/>
          <w:rtl w:val="0"/>
        </w:rPr>
        <w:t xml:space="preserve">0.22 GtCO2e</w:t>
      </w:r>
      <w:commentRangeEnd w:id="11"/>
      <w:r w:rsidDel="00000000" w:rsidR="00000000" w:rsidRPr="00000000">
        <w:commentReference w:id="11"/>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from 2001-2019, while forests across the larger 514 Mha Amazon River basin spanning nine countries was a net carbon sink of </w:t>
      </w:r>
      <w:commentRangeStart w:id="12"/>
      <w:r w:rsidDel="00000000" w:rsidR="00000000" w:rsidRPr="00000000">
        <w:rPr>
          <w:rFonts w:ascii="Arial Unicode MS" w:cs="Arial Unicode MS" w:eastAsia="Arial Unicode MS" w:hAnsi="Arial Unicode MS"/>
          <w:highlight w:val="white"/>
          <w:rtl w:val="0"/>
        </w:rPr>
        <w:t xml:space="preserve">−0.10 GtCO2e</w:t>
      </w:r>
      <w:commentRangeEnd w:id="12"/>
      <w:r w:rsidDel="00000000" w:rsidR="00000000" w:rsidRPr="00000000">
        <w:commentReference w:id="12"/>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during the same period (</w:t>
      </w:r>
      <w:r w:rsidDel="00000000" w:rsidR="00000000" w:rsidRPr="00000000">
        <w:rPr>
          <w:shd w:fill="c9daf8" w:val="clear"/>
          <w:rtl w:val="0"/>
        </w:rPr>
        <w:t xml:space="preserve">Harris et al. 2021</w:t>
      </w:r>
      <w:r w:rsidDel="00000000" w:rsidR="00000000" w:rsidRPr="00000000">
        <w:rPr>
          <w:highlight w:val="white"/>
          <w:rtl w:val="0"/>
        </w:rPr>
        <w:t xml:space="preserve">). Despite being smaller in extent than the Amazon, the net sink in Africa’s Congo basin tropical forests (298 Mha) was approximately six times stronger (</w:t>
      </w:r>
      <w:commentRangeStart w:id="13"/>
      <w:r w:rsidDel="00000000" w:rsidR="00000000" w:rsidRPr="00000000">
        <w:rPr>
          <w:rFonts w:ascii="Arial Unicode MS" w:cs="Arial Unicode MS" w:eastAsia="Arial Unicode MS" w:hAnsi="Arial Unicode MS"/>
          <w:highlight w:val="white"/>
          <w:rtl w:val="0"/>
        </w:rPr>
        <w:t xml:space="preserve">−0.61 GtCO2e </w:t>
      </w:r>
      <w:commentRangeEnd w:id="13"/>
      <w:r w:rsidDel="00000000" w:rsidR="00000000" w:rsidRPr="00000000">
        <w:commentReference w:id="13"/>
      </w:r>
      <w:r w:rsidDel="00000000" w:rsidR="00000000" w:rsidRPr="00000000">
        <w:rPr>
          <w:highlight w:val="white"/>
          <w:rtl w:val="0"/>
        </w:rPr>
        <w:t xml:space="preserve">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with similar gross removals (</w:t>
      </w:r>
      <w:commentRangeStart w:id="14"/>
      <w:r w:rsidDel="00000000" w:rsidR="00000000" w:rsidRPr="00000000">
        <w:rPr>
          <w:rFonts w:ascii="Arial Unicode MS" w:cs="Arial Unicode MS" w:eastAsia="Arial Unicode MS" w:hAnsi="Arial Unicode MS"/>
          <w:highlight w:val="white"/>
          <w:rtl w:val="0"/>
        </w:rPr>
        <w:t xml:space="preserve">−1.1 versus −1.2 GtCO2e</w:t>
      </w:r>
      <w:commentRangeEnd w:id="14"/>
      <w:r w:rsidDel="00000000" w:rsidR="00000000" w:rsidRPr="00000000">
        <w:commentReference w:id="14"/>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but gross emissions that were half those of the Amazon basin (</w:t>
      </w:r>
      <w:commentRangeStart w:id="15"/>
      <w:r w:rsidDel="00000000" w:rsidR="00000000" w:rsidRPr="00000000">
        <w:rPr>
          <w:highlight w:val="white"/>
          <w:rtl w:val="0"/>
        </w:rPr>
        <w:t xml:space="preserve">0.53 versus 1.1 GtCO2e</w:t>
      </w:r>
      <w:commentRangeEnd w:id="15"/>
      <w:r w:rsidDel="00000000" w:rsidR="00000000" w:rsidRPr="00000000">
        <w:commentReference w:id="15"/>
      </w:r>
      <w:r w:rsidDel="00000000" w:rsidR="00000000" w:rsidRPr="00000000">
        <w:rPr>
          <w:highlight w:val="white"/>
          <w:rtl w:val="0"/>
        </w:rPr>
        <w:t xml:space="preserve"> yr</w:t>
      </w:r>
      <w:r w:rsidDel="00000000" w:rsidR="00000000" w:rsidRPr="00000000">
        <w:rPr>
          <w:rFonts w:ascii="Arial Unicode MS" w:cs="Arial Unicode MS" w:eastAsia="Arial Unicode MS" w:hAnsi="Arial Unicode MS"/>
          <w:highlight w:val="white"/>
          <w:vertAlign w:val="superscript"/>
          <w:rtl w:val="0"/>
        </w:rPr>
        <w:t xml:space="preserve">−1</w:t>
      </w:r>
      <w:r w:rsidDel="00000000" w:rsidR="00000000" w:rsidRPr="00000000">
        <w:rPr>
          <w:highlight w:val="white"/>
          <w:rtl w:val="0"/>
        </w:rPr>
        <w:t xml:space="preserve">) (</w:t>
      </w:r>
      <w:r w:rsidDel="00000000" w:rsidR="00000000" w:rsidRPr="00000000">
        <w:rPr>
          <w:shd w:fill="c9daf8" w:val="clear"/>
          <w:rtl w:val="0"/>
        </w:rPr>
        <w:t xml:space="preserve">Harris et al. 2021</w:t>
      </w:r>
      <w:r w:rsidDel="00000000" w:rsidR="00000000" w:rsidRPr="00000000">
        <w:rPr>
          <w:highlight w:val="white"/>
          <w:rtl w:val="0"/>
        </w:rPr>
        <w:t xml:space="preserve">).</w:t>
      </w:r>
    </w:p>
    <w:p w:rsidR="00000000" w:rsidDel="00000000" w:rsidP="00000000" w:rsidRDefault="00000000" w:rsidRPr="00000000" w14:paraId="000000F7">
      <w:pPr>
        <w:keepNext w:val="1"/>
        <w:widowControl w:val="0"/>
        <w:rPr>
          <w:highlight w:val="white"/>
        </w:rPr>
      </w:pPr>
      <w:r w:rsidDel="00000000" w:rsidR="00000000" w:rsidRPr="00000000">
        <w:rPr>
          <w:rtl w:val="0"/>
        </w:rPr>
      </w:r>
    </w:p>
    <w:p w:rsidR="00000000" w:rsidDel="00000000" w:rsidP="00000000" w:rsidRDefault="00000000" w:rsidRPr="00000000" w14:paraId="000000F8">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shd w:fill="c9daf8" w:val="clea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methane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shd w:fill="c9daf8" w:val="clear"/>
          <w:rtl w:val="0"/>
        </w:rPr>
        <w:t xml:space="preserve">Saunois et al., 2024</w:t>
      </w:r>
      <w:r w:rsidDel="00000000" w:rsidR="00000000" w:rsidRPr="00000000">
        <w:rPr>
          <w:rtl w:val="0"/>
        </w:rPr>
        <w:t xml:space="preserve">). </w:t>
      </w:r>
      <w:r w:rsidDel="00000000" w:rsidR="00000000" w:rsidRPr="00000000">
        <w:rPr>
          <w:rtl w:val="0"/>
        </w:rPr>
        <w:t xml:space="preserve">Around 40% </w:t>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representing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shd w:fill="c9daf8" w:val="clear"/>
          <w:rtl w:val="0"/>
        </w:rPr>
        <w:t xml:space="preserve">Feng et al., 2022; </w:t>
      </w:r>
      <w:r w:rsidDel="00000000" w:rsidR="00000000" w:rsidRPr="00000000">
        <w:rPr>
          <w:shd w:fill="c9daf8" w:val="clear"/>
          <w:rtl w:val="0"/>
        </w:rPr>
        <w:t xml:space="preserve">Saunois et al., 2024</w:t>
      </w:r>
      <w:r w:rsidDel="00000000" w:rsidR="00000000" w:rsidRPr="00000000">
        <w:rPr>
          <w:rtl w:val="0"/>
        </w:rPr>
        <w:t xml:space="preserve">).  </w:t>
      </w:r>
    </w:p>
    <w:p w:rsidR="00000000" w:rsidDel="00000000" w:rsidP="00000000" w:rsidRDefault="00000000" w:rsidRPr="00000000" w14:paraId="000000F9">
      <w:pPr>
        <w:spacing w:after="240" w:lineRule="auto"/>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shd w:fill="c9daf8" w:val="clear"/>
          <w:rtl w:val="0"/>
        </w:rPr>
        <w:t xml:space="preserve"> </w:t>
      </w:r>
      <w:r w:rsidDel="00000000" w:rsidR="00000000" w:rsidRPr="00000000">
        <w:rPr>
          <w:shd w:fill="c9daf8" w:val="clea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Lunt et al., 2019</w:t>
      </w:r>
      <w:r w:rsidDel="00000000" w:rsidR="00000000" w:rsidRPr="00000000">
        <w:rPr>
          <w:rtl w:val="0"/>
        </w:rPr>
        <w:t xml:space="preserve">; </w:t>
      </w:r>
      <w:r w:rsidDel="00000000" w:rsidR="00000000" w:rsidRPr="00000000">
        <w:rPr>
          <w:shd w:fill="c9daf8" w:val="clear"/>
          <w:rtl w:val="0"/>
        </w:rPr>
        <w:t xml:space="preserve">Crowell et al., 2019</w:t>
      </w:r>
      <w:r w:rsidDel="00000000" w:rsidR="00000000" w:rsidRPr="00000000">
        <w:rPr>
          <w:rtl w:val="0"/>
        </w:rPr>
        <w:t xml:space="preserve">; </w:t>
      </w:r>
      <w:r w:rsidDel="00000000" w:rsidR="00000000" w:rsidRPr="00000000">
        <w:rPr>
          <w:shd w:fill="c9daf8" w:val="clear"/>
          <w:rtl w:val="0"/>
        </w:rPr>
        <w:t xml:space="preserve">Palmer et al., 2019</w:t>
      </w:r>
      <w:r w:rsidDel="00000000" w:rsidR="00000000" w:rsidRPr="00000000">
        <w:rPr>
          <w:rtl w:val="0"/>
        </w:rPr>
        <w:t xml:space="preserve">; </w:t>
      </w:r>
      <w:r w:rsidDel="00000000" w:rsidR="00000000" w:rsidRPr="00000000">
        <w:rPr>
          <w:shd w:fill="c9daf8" w:val="clear"/>
          <w:rtl w:val="0"/>
        </w:rPr>
        <w:t xml:space="preserve">Yang et al., 2021</w:t>
      </w:r>
      <w:r w:rsidDel="00000000" w:rsidR="00000000" w:rsidRPr="00000000">
        <w:rPr>
          <w:rtl w:val="0"/>
        </w:rPr>
        <w:t xml:space="preserve">;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Gaubert et al., 2023</w:t>
      </w:r>
      <w:r w:rsidDel="00000000" w:rsidR="00000000" w:rsidRPr="00000000">
        <w:rPr>
          <w:rtl w:val="0"/>
        </w:rPr>
        <w:t xml:space="preserve">; </w:t>
      </w:r>
      <w:r w:rsidDel="00000000" w:rsidR="00000000" w:rsidRPr="00000000">
        <w:rPr>
          <w:shd w:fill="c9daf8" w:val="clear"/>
          <w:rtl w:val="0"/>
        </w:rPr>
        <w:t xml:space="preserve">Wang et al., 2023</w:t>
      </w:r>
      <w:r w:rsidDel="00000000" w:rsidR="00000000" w:rsidRPr="00000000">
        <w:rPr>
          <w:rtl w:val="0"/>
        </w:rPr>
        <w:t xml:space="preserve">; </w:t>
      </w:r>
      <w:r w:rsidDel="00000000" w:rsidR="00000000" w:rsidRPr="00000000">
        <w:rPr>
          <w:shd w:fill="c9daf8" w:val="clear"/>
          <w:rtl w:val="0"/>
        </w:rPr>
        <w:t xml:space="preserve">Liu et al., 2024</w:t>
      </w:r>
      <w:r w:rsidDel="00000000" w:rsidR="00000000" w:rsidRPr="00000000">
        <w:rPr>
          <w:rtl w:val="0"/>
        </w:rPr>
        <w:t xml:space="preserve">; </w:t>
      </w:r>
      <w:r w:rsidDel="00000000" w:rsidR="00000000" w:rsidRPr="00000000">
        <w:rPr>
          <w:shd w:fill="c9daf8" w:val="clear"/>
          <w:rtl w:val="0"/>
        </w:rPr>
        <w:t xml:space="preserve">Byrne et al., 202</w:t>
      </w:r>
      <w:r w:rsidDel="00000000" w:rsidR="00000000" w:rsidRPr="00000000">
        <w:rPr>
          <w:shd w:fill="c9daf8" w:val="clea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persistant sink in the Congo basin that contrasts with large sources of emissions in the western and eastern parts of tropical Africa (</w:t>
      </w:r>
      <w:r w:rsidDel="00000000" w:rsidR="00000000" w:rsidRPr="00000000">
        <w:rPr>
          <w:shd w:fill="c9daf8" w:val="clea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shd w:fill="c9daf8" w:val="clear"/>
          <w:rtl w:val="0"/>
        </w:rPr>
        <w:t xml:space="preserve">Parker et al., 2018</w:t>
      </w:r>
      <w:r w:rsidDel="00000000" w:rsidR="00000000" w:rsidRPr="00000000">
        <w:rPr>
          <w:shd w:fill="c9daf8" w:val="clear"/>
          <w:rtl w:val="0"/>
        </w:rPr>
        <w:t xml:space="preserve">; </w:t>
      </w:r>
      <w:r w:rsidDel="00000000" w:rsidR="00000000" w:rsidRPr="00000000">
        <w:rPr>
          <w:shd w:fill="c9daf8" w:val="clear"/>
          <w:rtl w:val="0"/>
        </w:rPr>
        <w:t xml:space="preserve">Ma et al., 2021</w:t>
      </w:r>
      <w:r w:rsidDel="00000000" w:rsidR="00000000" w:rsidRPr="00000000">
        <w:rPr>
          <w:shd w:fill="c9daf8" w:val="clear"/>
          <w:rtl w:val="0"/>
        </w:rPr>
        <w:t xml:space="preserve">; </w:t>
      </w:r>
      <w:r w:rsidDel="00000000" w:rsidR="00000000" w:rsidRPr="00000000">
        <w:rPr>
          <w:shd w:fill="c9daf8" w:val="clear"/>
          <w:rtl w:val="0"/>
        </w:rPr>
        <w:t xml:space="preserve">Feng et al., 2022</w:t>
      </w:r>
      <w:r w:rsidDel="00000000" w:rsidR="00000000" w:rsidRPr="00000000">
        <w:rPr>
          <w:shd w:fill="c9daf8" w:val="clear"/>
          <w:rtl w:val="0"/>
        </w:rPr>
        <w:t xml:space="preserve">; </w:t>
      </w:r>
      <w:r w:rsidDel="00000000" w:rsidR="00000000" w:rsidRPr="00000000">
        <w:rPr>
          <w:shd w:fill="c9daf8" w:val="clear"/>
          <w:rtl w:val="0"/>
        </w:rPr>
        <w:t xml:space="preserve">Yu et al., 2023</w:t>
      </w:r>
      <w:r w:rsidDel="00000000" w:rsidR="00000000" w:rsidRPr="00000000">
        <w:rPr>
          <w:rtl w:val="0"/>
        </w:rPr>
        <w:t xml:space="preserve">).These studies suggest that tropical wetland and aquatic emissions have been underestimated compared to bottom-up inventories, satellite data (</w:t>
      </w:r>
      <w:r w:rsidDel="00000000" w:rsidR="00000000" w:rsidRPr="00000000">
        <w:rPr>
          <w:shd w:fill="c9daf8" w:val="clear"/>
          <w:rtl w:val="0"/>
        </w:rPr>
        <w:t xml:space="preserve">Yu et al., 2023</w:t>
      </w:r>
      <w:r w:rsidDel="00000000" w:rsidR="00000000" w:rsidRPr="00000000">
        <w:rPr>
          <w:rtl w:val="0"/>
        </w:rPr>
        <w:t xml:space="preserve">) although cloud cover prevalence inhibits satellite retrievals (</w:t>
      </w:r>
      <w:r w:rsidDel="00000000" w:rsidR="00000000" w:rsidRPr="00000000">
        <w:rPr>
          <w:shd w:fill="c9daf8" w:val="clear"/>
          <w:rtl w:val="0"/>
        </w:rPr>
        <w:t xml:space="preserve">Ganesan et al., 2019; Melack et al., 2022</w:t>
      </w:r>
      <w:r w:rsidDel="00000000" w:rsidR="00000000" w:rsidRPr="00000000">
        <w:rPr>
          <w:rtl w:val="0"/>
        </w:rPr>
        <w:t xml:space="preserve">). </w:t>
      </w:r>
      <w:r w:rsidDel="00000000" w:rsidR="00000000" w:rsidRPr="00000000">
        <w:rPr>
          <w:color w:val="ff0000"/>
          <w:rtl w:val="0"/>
        </w:rPr>
        <w:t xml:space="preserve">[1 sentence on point source CH4 emissions… from hyperspectral]</w:t>
      </w:r>
    </w:p>
    <w:p w:rsidR="00000000" w:rsidDel="00000000" w:rsidP="00000000" w:rsidRDefault="00000000" w:rsidRPr="00000000" w14:paraId="000000FA">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shd w:fill="c9daf8" w:val="clea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shd w:fill="c9daf8" w:val="clea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0FB">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shd w:fill="c9daf8" w:val="clea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shd w:fill="c9daf8" w:val="clear"/>
          <w:rtl w:val="0"/>
        </w:rPr>
        <w:t xml:space="preserve">Lei et al., 2024</w:t>
      </w:r>
      <w:r w:rsidDel="00000000" w:rsidR="00000000" w:rsidRPr="00000000">
        <w:rPr>
          <w:rtl w:val="0"/>
        </w:rPr>
        <w:t xml:space="preserve">; </w:t>
      </w:r>
      <w:r w:rsidDel="00000000" w:rsidR="00000000" w:rsidRPr="00000000">
        <w:rPr>
          <w:shd w:fill="c9daf8" w:val="clear"/>
          <w:rtl w:val="0"/>
        </w:rPr>
        <w:t xml:space="preserve">Philip et al., 2020</w:t>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shd w:fill="c9daf8" w:val="clear"/>
          <w:rtl w:val="0"/>
        </w:rPr>
        <w:t xml:space="preserve">Liu et al., 2017; 2024; Wang et al., 2023</w:t>
      </w:r>
      <w:r w:rsidDel="00000000" w:rsidR="00000000" w:rsidRPr="00000000">
        <w:rPr>
          <w:rtl w:val="0"/>
        </w:rPr>
        <w:t xml:space="preserve">). For example, </w:t>
      </w:r>
      <w:r w:rsidDel="00000000" w:rsidR="00000000" w:rsidRPr="00000000">
        <w:rPr>
          <w:shd w:fill="c9daf8" w:val="clea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w:t>
      </w:r>
    </w:p>
    <w:p w:rsidR="00000000" w:rsidDel="00000000" w:rsidP="00000000" w:rsidRDefault="00000000" w:rsidRPr="00000000" w14:paraId="000000FC">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in the tropics (</w:t>
      </w:r>
      <w:r w:rsidDel="00000000" w:rsidR="00000000" w:rsidRPr="00000000">
        <w:rPr>
          <w:shd w:fill="c9daf8" w:val="clea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shd w:fill="c9daf8" w:val="clear"/>
          <w:rtl w:val="0"/>
        </w:rPr>
        <w:t xml:space="preserve">Malhi et al., 2002</w:t>
      </w:r>
      <w:r w:rsidDel="00000000" w:rsidR="00000000" w:rsidRPr="00000000">
        <w:rPr>
          <w:rtl w:val="0"/>
        </w:rPr>
        <w:t xml:space="preserve">; </w:t>
      </w:r>
      <w:r w:rsidDel="00000000" w:rsidR="00000000" w:rsidRPr="00000000">
        <w:rPr>
          <w:shd w:fill="c9daf8" w:val="clear"/>
          <w:rtl w:val="0"/>
        </w:rPr>
        <w:t xml:space="preserve">Bonan 2008</w:t>
      </w:r>
      <w:r w:rsidDel="00000000" w:rsidR="00000000" w:rsidRPr="00000000">
        <w:rPr>
          <w:shd w:fill="c9daf8" w:val="clea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shd w:fill="c9daf8" w:val="clear"/>
          <w:rtl w:val="0"/>
        </w:rPr>
        <w:t xml:space="preserve">aylor et al., 201</w:t>
      </w:r>
      <w:r w:rsidDel="00000000" w:rsidR="00000000" w:rsidRPr="00000000">
        <w:rPr>
          <w:shd w:fill="c9daf8" w:val="clea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the tropics (Sullivan et al., 2020; Muller-Landau et al., 2021; Wang et al., 2023; </w:t>
      </w:r>
      <w:r w:rsidDel="00000000" w:rsidR="00000000" w:rsidRPr="00000000">
        <w:rPr>
          <w:shd w:fill="c9daf8" w:val="clear"/>
          <w:rtl w:val="0"/>
        </w:rPr>
        <w:t xml:space="preserve">Townsend et al., 2008; </w:t>
      </w:r>
      <w:r w:rsidDel="00000000" w:rsidR="00000000" w:rsidRPr="00000000">
        <w:rPr>
          <w:shd w:fill="c9daf8" w:val="clea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shd w:fill="c9daf8" w:val="clea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shd w:fill="c9daf8" w:val="clea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shd w:fill="c9daf8" w:val="clea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FD">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shd w:fill="c9daf8" w:val="clea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shd w:fill="c9daf8" w:val="clear"/>
          <w:rtl w:val="0"/>
        </w:rPr>
        <w:t xml:space="preserve">Richey et al., 2002</w:t>
      </w:r>
      <w:r w:rsidDel="00000000" w:rsidR="00000000" w:rsidRPr="00000000">
        <w:rPr>
          <w:rtl w:val="0"/>
        </w:rPr>
        <w:t xml:space="preserve">; </w:t>
      </w:r>
      <w:r w:rsidDel="00000000" w:rsidR="00000000" w:rsidRPr="00000000">
        <w:rPr>
          <w:shd w:fill="c9daf8" w:val="clea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shd w:fill="c9daf8" w:val="clea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shd w:fill="c9daf8" w:val="clea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(Johnson et al., 2022; Melack et al., 2022; Stanley et al., 2023).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shd w:fill="c9daf8" w:val="clea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shd w:fill="c9daf8" w:val="clea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shd w:fill="c9daf8" w:val="clea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shd w:fill="c9daf8" w:val="clea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shd w:fill="c9daf8" w:val="clear"/>
          <w:rtl w:val="0"/>
        </w:rPr>
        <w:t xml:space="preserve">Peng et al., 2022</w:t>
      </w:r>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shd w:fill="c9daf8" w:val="clear"/>
          <w:rtl w:val="0"/>
        </w:rPr>
        <w:t xml:space="preserve">Noon</w:t>
      </w:r>
      <w:r w:rsidDel="00000000" w:rsidR="00000000" w:rsidRPr="00000000">
        <w:rPr>
          <w:shd w:fill="c9daf8" w:val="clea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tha a third of the carbon stored in tropical peat soils (</w:t>
      </w:r>
      <w:r w:rsidDel="00000000" w:rsidR="00000000" w:rsidRPr="00000000">
        <w:rPr>
          <w:shd w:fill="c9daf8" w:val="clear"/>
          <w:rtl w:val="0"/>
        </w:rPr>
        <w:t xml:space="preserve">Dargie</w:t>
      </w:r>
      <w:r w:rsidDel="00000000" w:rsidR="00000000" w:rsidRPr="00000000">
        <w:rPr>
          <w:shd w:fill="c9daf8" w:val="clear"/>
          <w:rtl w:val="0"/>
        </w:rPr>
        <w:t xml:space="preserve"> et al., 2017</w:t>
      </w:r>
      <w:r w:rsidDel="00000000" w:rsidR="00000000" w:rsidRPr="00000000">
        <w:rPr>
          <w:rtl w:val="0"/>
        </w:rPr>
        <w:t xml:space="preserve">; </w:t>
      </w:r>
      <w:r w:rsidDel="00000000" w:rsidR="00000000" w:rsidRPr="00000000">
        <w:rPr>
          <w:shd w:fill="c9daf8" w:val="clear"/>
          <w:rtl w:val="0"/>
        </w:rPr>
        <w:t xml:space="preserve">Crezee </w:t>
      </w:r>
      <w:r w:rsidDel="00000000" w:rsidR="00000000" w:rsidRPr="00000000">
        <w:rPr>
          <w:shd w:fill="c9daf8" w:val="clear"/>
          <w:rtl w:val="0"/>
        </w:rPr>
        <w:t xml:space="preserve">et al., 2022; </w:t>
      </w:r>
      <w:r w:rsidDel="00000000" w:rsidR="00000000" w:rsidRPr="00000000">
        <w:rPr>
          <w:shd w:fill="c9daf8" w:val="clear"/>
          <w:rtl w:val="0"/>
        </w:rPr>
        <w:t xml:space="preserve">Lahteenoja</w:t>
      </w:r>
      <w:r w:rsidDel="00000000" w:rsidR="00000000" w:rsidRPr="00000000">
        <w:rPr>
          <w:shd w:fill="c9daf8" w:val="clea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shd w:fill="c9daf8" w:val="clear"/>
          <w:rtl w:val="0"/>
        </w:rPr>
        <w:t xml:space="preserve">Hastie</w:t>
      </w:r>
      <w:r w:rsidDel="00000000" w:rsidR="00000000" w:rsidRPr="00000000">
        <w:rPr>
          <w:shd w:fill="c9daf8" w:val="clea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shd w:fill="c9daf8" w:val="clear"/>
          <w:rtl w:val="0"/>
        </w:rPr>
        <w:t xml:space="preserve">Page</w:t>
      </w:r>
      <w:r w:rsidDel="00000000" w:rsidR="00000000" w:rsidRPr="00000000">
        <w:rPr>
          <w:shd w:fill="c9daf8" w:val="clear"/>
          <w:rtl w:val="0"/>
        </w:rPr>
        <w:t xml:space="preserve"> et al., 2022</w:t>
      </w:r>
      <w:r w:rsidDel="00000000" w:rsidR="00000000" w:rsidRPr="00000000">
        <w:rPr>
          <w:rtl w:val="0"/>
        </w:rPr>
        <w:t xml:space="preserve">; </w:t>
      </w:r>
      <w:r w:rsidDel="00000000" w:rsidR="00000000" w:rsidRPr="00000000">
        <w:rPr>
          <w:shd w:fill="c9daf8" w:val="clear"/>
          <w:rtl w:val="0"/>
        </w:rPr>
        <w:t xml:space="preserve">Wang </w:t>
      </w:r>
      <w:r w:rsidDel="00000000" w:rsidR="00000000" w:rsidRPr="00000000">
        <w:rPr>
          <w:shd w:fill="c9daf8" w:val="clea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shd w:fill="c9daf8" w:val="clear"/>
          <w:rtl w:val="0"/>
        </w:rPr>
        <w:t xml:space="preserve">Hoyt</w:t>
      </w:r>
      <w:r w:rsidDel="00000000" w:rsidR="00000000" w:rsidRPr="00000000">
        <w:rPr>
          <w:shd w:fill="c9daf8" w:val="clear"/>
          <w:rtl w:val="0"/>
        </w:rPr>
        <w:t xml:space="preserve"> et al., 2020</w:t>
      </w:r>
      <w:r w:rsidDel="00000000" w:rsidR="00000000" w:rsidRPr="00000000">
        <w:rPr>
          <w:rtl w:val="0"/>
        </w:rPr>
        <w:t xml:space="preserve">). Incresaingly extensive and intense fires in peatlands, particularly during El Niño years and in equatorial Asia, have also become a major source of carbon and other trace gas emissions and particulate matter to regional and global atmosphere (</w:t>
      </w:r>
      <w:commentRangeStart w:id="16"/>
      <w:r w:rsidDel="00000000" w:rsidR="00000000" w:rsidRPr="00000000">
        <w:rPr>
          <w:highlight w:val="yellow"/>
          <w:rtl w:val="0"/>
        </w:rPr>
        <w:t xml:space="preserve">Cochrane et al. 2009</w:t>
      </w:r>
      <w:commentRangeEnd w:id="16"/>
      <w:r w:rsidDel="00000000" w:rsidR="00000000" w:rsidRPr="00000000">
        <w:commentReference w:id="16"/>
      </w:r>
      <w:r w:rsidDel="00000000" w:rsidR="00000000" w:rsidRPr="00000000">
        <w:rPr>
          <w:rtl w:val="0"/>
        </w:rPr>
        <w:t xml:space="preserve">; </w:t>
      </w:r>
      <w:r w:rsidDel="00000000" w:rsidR="00000000" w:rsidRPr="00000000">
        <w:rPr>
          <w:shd w:fill="c9daf8" w:val="clear"/>
          <w:rtl w:val="0"/>
        </w:rPr>
        <w:t xml:space="preserve">Yokelson et al. 2022</w:t>
      </w:r>
      <w:r w:rsidDel="00000000" w:rsidR="00000000" w:rsidRPr="00000000">
        <w:rPr>
          <w:rtl w:val="0"/>
        </w:rPr>
        <w:t xml:space="preserve">). As anthropogenic disturbances continue to threaten tropical peatlands (</w:t>
      </w:r>
      <w:r w:rsidDel="00000000" w:rsidR="00000000" w:rsidRPr="00000000">
        <w:rPr>
          <w:shd w:fill="c9daf8" w:val="clear"/>
          <w:rtl w:val="0"/>
        </w:rPr>
        <w:t xml:space="preserve">Hastie</w:t>
      </w:r>
      <w:r w:rsidDel="00000000" w:rsidR="00000000" w:rsidRPr="00000000">
        <w:rPr>
          <w:shd w:fill="c9daf8" w:val="clear"/>
          <w:rtl w:val="0"/>
        </w:rPr>
        <w:t xml:space="preserve"> et al., 2022; </w:t>
      </w:r>
      <w:r w:rsidDel="00000000" w:rsidR="00000000" w:rsidRPr="00000000">
        <w:rPr>
          <w:shd w:fill="c9daf8" w:val="clear"/>
          <w:rtl w:val="0"/>
        </w:rPr>
        <w:t xml:space="preserve">Page </w:t>
      </w:r>
      <w:r w:rsidDel="00000000" w:rsidR="00000000" w:rsidRPr="00000000">
        <w:rPr>
          <w:shd w:fill="c9daf8" w:val="clea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shd w:fill="c9daf8" w:val="clear"/>
          <w:rtl w:val="0"/>
        </w:rPr>
        <w:t xml:space="preserve">Roucoux</w:t>
      </w:r>
      <w:r w:rsidDel="00000000" w:rsidR="00000000" w:rsidRPr="00000000">
        <w:rPr>
          <w:shd w:fill="c9daf8" w:val="clea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shd w:fill="c9daf8" w:val="clea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shd w:fill="c9daf8" w:val="clear"/>
          <w:rtl w:val="0"/>
        </w:rPr>
        <w:t xml:space="preserve">Fleischer et al., 2019</w:t>
      </w:r>
      <w:r w:rsidDel="00000000" w:rsidR="00000000" w:rsidRPr="00000000">
        <w:rPr>
          <w:rtl w:val="0"/>
        </w:rPr>
        <w:t xml:space="preserve">; </w:t>
      </w:r>
      <w:r w:rsidDel="00000000" w:rsidR="00000000" w:rsidRPr="00000000">
        <w:rPr>
          <w:shd w:fill="c9daf8" w:val="clea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shd w:fill="c9daf8" w:val="clear"/>
          <w:rtl w:val="0"/>
        </w:rPr>
        <w:t xml:space="preserve">Manu et al., </w:t>
      </w:r>
      <w:r w:rsidDel="00000000" w:rsidR="00000000" w:rsidRPr="00000000">
        <w:rPr>
          <w:shd w:fill="c9daf8" w:val="clea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shd w:fill="c9daf8" w:val="clear"/>
          <w:rtl w:val="0"/>
        </w:rPr>
        <w:t xml:space="preserve">Bauters et al., 2022</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shd w:fill="c9daf8" w:val="clear"/>
          <w:rtl w:val="0"/>
        </w:rPr>
        <w:t xml:space="preserve">, </w:t>
      </w:r>
      <w:r w:rsidDel="00000000" w:rsidR="00000000" w:rsidRPr="00000000">
        <w:rPr>
          <w:shd w:fill="c9daf8" w:val="clea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the lowland tropics (e.g. </w:t>
      </w:r>
      <w:r w:rsidDel="00000000" w:rsidR="00000000" w:rsidRPr="00000000">
        <w:rPr>
          <w:shd w:fill="c9daf8" w:val="clea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shd w:fill="c9daf8" w:val="clear"/>
          <w:rtl w:val="0"/>
        </w:rPr>
        <w:t xml:space="preserve">Davidson et al., 2004</w:t>
      </w:r>
      <w:r w:rsidDel="00000000" w:rsidR="00000000" w:rsidRPr="00000000">
        <w:rPr>
          <w:shd w:fill="c9daf8" w:val="clear"/>
          <w:rtl w:val="0"/>
        </w:rPr>
        <w:t xml:space="preserve">, </w:t>
      </w:r>
      <w:r w:rsidDel="00000000" w:rsidR="00000000" w:rsidRPr="00000000">
        <w:rPr>
          <w:shd w:fill="c9daf8" w:val="clear"/>
          <w:rtl w:val="0"/>
        </w:rPr>
        <w:t xml:space="preserve">Wright et al., 2011</w:t>
      </w:r>
      <w:r w:rsidDel="00000000" w:rsidR="00000000" w:rsidRPr="00000000">
        <w:rPr>
          <w:shd w:fill="c9daf8" w:val="clear"/>
          <w:rtl w:val="0"/>
        </w:rPr>
        <w:t xml:space="preserve">, </w:t>
      </w:r>
      <w:r w:rsidDel="00000000" w:rsidR="00000000" w:rsidRPr="00000000">
        <w:rPr>
          <w:shd w:fill="c9daf8" w:val="clea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shd w:fill="c9daf8" w:val="clear"/>
          <w:rtl w:val="0"/>
        </w:rPr>
        <w:t xml:space="preserve">Townsend et al., 2008</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shd w:fill="c9daf8" w:val="clear"/>
          <w:rtl w:val="0"/>
        </w:rPr>
        <w:t xml:space="preserve">; </w:t>
      </w:r>
      <w:r w:rsidDel="00000000" w:rsidR="00000000" w:rsidRPr="00000000">
        <w:rPr>
          <w:shd w:fill="c9daf8" w:val="clear"/>
          <w:rtl w:val="0"/>
        </w:rPr>
        <w:t xml:space="preserve">2018</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01">
      <w:pPr>
        <w:pStyle w:val="Heading3"/>
        <w:rPr/>
      </w:pPr>
      <w:bookmarkStart w:colFirst="0" w:colLast="0" w:name="_rv4inki28b5i" w:id="10"/>
      <w:bookmarkEnd w:id="10"/>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02">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commentRangeStart w:id="17"/>
      <w:r w:rsidDel="00000000" w:rsidR="00000000" w:rsidRPr="00000000">
        <w:rPr>
          <w:b w:val="1"/>
          <w:i w:val="1"/>
          <w:rtl w:val="0"/>
        </w:rPr>
        <w:t xml:space="preserve">responds to climate and anthropogenic change</w:t>
      </w:r>
      <w:commentRangeEnd w:id="17"/>
      <w:r w:rsidDel="00000000" w:rsidR="00000000" w:rsidRPr="00000000">
        <w:commentReference w:id="17"/>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w:t>
      </w:r>
      <w:r w:rsidDel="00000000" w:rsidR="00000000" w:rsidRPr="00000000">
        <w:rPr>
          <w:shd w:fill="c9daf8" w:val="clear"/>
          <w:rtl w:val="0"/>
        </w:rPr>
        <w:t xml:space="preserve">Lewis</w:t>
      </w:r>
      <w:r w:rsidDel="00000000" w:rsidR="00000000" w:rsidRPr="00000000">
        <w:rPr>
          <w:shd w:fill="c9daf8" w:val="clea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shd w:fill="c9daf8" w:val="clea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shd w:fill="c9daf8" w:val="clear"/>
          <w:rtl w:val="0"/>
        </w:rPr>
        <w:t xml:space="preserve">Condit et al., 2002; Fyllas et al., 2009; Condit et al., 2013; Asner et al., 2014; Chadwick and Asner 2018</w:t>
      </w:r>
      <w:r w:rsidDel="00000000" w:rsidR="00000000" w:rsidRPr="00000000">
        <w:rPr>
          <w:rtl w:val="0"/>
        </w:rPr>
        <w:t xml:space="preserve">). At continental scales,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shd w:fill="c9daf8" w:val="clea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shd w:fill="c9daf8" w:val="clear"/>
          <w:rtl w:val="0"/>
        </w:rPr>
        <w:t xml:space="preserve">Fyllas et al., 2009; Condit et al., 2013; Slot and Winter 2017; </w:t>
      </w:r>
      <w:r w:rsidDel="00000000" w:rsidR="00000000" w:rsidRPr="00000000">
        <w:rPr>
          <w:shd w:fill="c9daf8" w:val="clear"/>
          <w:rtl w:val="0"/>
        </w:rPr>
        <w:t xml:space="preserve">Rüger </w:t>
      </w:r>
      <w:r w:rsidDel="00000000" w:rsidR="00000000" w:rsidRPr="00000000">
        <w:rPr>
          <w:shd w:fill="c9daf8" w:val="clear"/>
          <w:rtl w:val="0"/>
        </w:rPr>
        <w:t xml:space="preserve">et al., 2018; Homeier et al., 2021</w:t>
      </w:r>
      <w:r w:rsidDel="00000000" w:rsidR="00000000" w:rsidRPr="00000000">
        <w:rPr>
          <w:shd w:fill="c9daf8" w:val="clear"/>
          <w:rtl w:val="0"/>
        </w:rPr>
        <w:t xml:space="preserve">; </w:t>
      </w:r>
      <w:r w:rsidDel="00000000" w:rsidR="00000000" w:rsidRPr="00000000">
        <w:rPr>
          <w:shd w:fill="c9daf8" w:val="clear"/>
          <w:rtl w:val="0"/>
        </w:rPr>
        <w:t xml:space="preserve">Bialic-Murphy et al., 2024</w:t>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shd w:fill="c9daf8" w:val="clea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shd w:fill="c9daf8" w:val="clear"/>
          <w:rtl w:val="0"/>
        </w:rPr>
        <w:t xml:space="preserve">Dirzo et al., 2014</w:t>
      </w:r>
      <w:r w:rsidDel="00000000" w:rsidR="00000000" w:rsidRPr="00000000">
        <w:rPr>
          <w:shd w:fill="c9daf8" w:val="clear"/>
          <w:rtl w:val="0"/>
        </w:rPr>
        <w:t xml:space="preserve">; </w:t>
      </w:r>
      <w:r w:rsidDel="00000000" w:rsidR="00000000" w:rsidRPr="00000000">
        <w:rPr>
          <w:shd w:fill="c9daf8" w:val="clea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shd w:fill="c9daf8" w:val="clea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highlight w:val="white"/>
          <w:rtl w:val="0"/>
        </w:rPr>
        <w:t xml:space="preserve">(</w:t>
      </w:r>
      <w:r w:rsidDel="00000000" w:rsidR="00000000" w:rsidRPr="00000000">
        <w:rPr>
          <w:shd w:fill="c9daf8" w:val="clear"/>
          <w:rtl w:val="0"/>
        </w:rPr>
        <w:t xml:space="preserve">Arora et al., 2020</w:t>
      </w:r>
      <w:r w:rsidDel="00000000" w:rsidR="00000000" w:rsidRPr="00000000">
        <w:rPr>
          <w:highlight w:val="white"/>
          <w:rtl w:val="0"/>
        </w:rPr>
        <w:t xml:space="preserve">; </w:t>
      </w:r>
      <w:r w:rsidDel="00000000" w:rsidR="00000000" w:rsidRPr="00000000">
        <w:rPr>
          <w:shd w:fill="c9daf8" w:val="clear"/>
          <w:rtl w:val="0"/>
        </w:rPr>
        <w:t xml:space="preserve">Brienen et al., 2015; Hubau et al., 2020; Sabatini et al., 2019</w:t>
      </w:r>
      <w:r w:rsidDel="00000000" w:rsidR="00000000" w:rsidRPr="00000000">
        <w:rPr>
          <w:highlight w:val="white"/>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shd w:fill="c9daf8" w:val="clear"/>
          <w:rtl w:val="0"/>
        </w:rPr>
        <w:t xml:space="preserve">Sakschewski et al., 2016</w:t>
      </w:r>
      <w:r w:rsidDel="00000000" w:rsidR="00000000" w:rsidRPr="00000000">
        <w:rPr>
          <w:shd w:fill="c9daf8" w:val="clear"/>
          <w:rtl w:val="0"/>
        </w:rPr>
        <w:t xml:space="preserve">; </w:t>
      </w:r>
      <w:r w:rsidDel="00000000" w:rsidR="00000000" w:rsidRPr="00000000">
        <w:rPr>
          <w:shd w:fill="c9daf8" w:val="clear"/>
          <w:rtl w:val="0"/>
        </w:rPr>
        <w:t xml:space="preserve">Longo et al. 2018</w:t>
      </w:r>
      <w:r w:rsidDel="00000000" w:rsidR="00000000" w:rsidRPr="00000000">
        <w:rPr>
          <w:shd w:fill="c9daf8" w:val="clear"/>
          <w:rtl w:val="0"/>
        </w:rPr>
        <w:t xml:space="preserve">; </w:t>
      </w:r>
      <w:r w:rsidDel="00000000" w:rsidR="00000000" w:rsidRPr="00000000">
        <w:rPr>
          <w:shd w:fill="c9daf8" w:val="clea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shd w:fill="c9daf8" w:val="clear"/>
          <w:rtl w:val="0"/>
        </w:rPr>
        <w:t xml:space="preserve">Thomas et al. 2004</w:t>
      </w:r>
      <w:r w:rsidDel="00000000" w:rsidR="00000000" w:rsidRPr="00000000">
        <w:rPr>
          <w:shd w:fill="c9daf8" w:val="clear"/>
          <w:rtl w:val="0"/>
        </w:rPr>
        <w:t xml:space="preserve">; </w:t>
      </w:r>
      <w:r w:rsidDel="00000000" w:rsidR="00000000" w:rsidRPr="00000000">
        <w:rPr>
          <w:shd w:fill="c9daf8" w:val="clear"/>
          <w:rtl w:val="0"/>
        </w:rPr>
        <w:t xml:space="preserve">Cavanaugh et al., 2014</w:t>
      </w:r>
      <w:r w:rsidDel="00000000" w:rsidR="00000000" w:rsidRPr="00000000">
        <w:rPr>
          <w:rtl w:val="0"/>
        </w:rPr>
        <w:t xml:space="preserve">). </w:t>
      </w:r>
      <w:r w:rsidDel="00000000" w:rsidR="00000000" w:rsidRPr="00000000">
        <w:rPr>
          <w:highlight w:val="white"/>
          <w:rtl w:val="0"/>
        </w:rPr>
        <w:t xml:space="preserve">A review of 258 studies of naturally assembled communities,</w:t>
      </w:r>
      <w:r w:rsidDel="00000000" w:rsidR="00000000" w:rsidRPr="00000000">
        <w:rPr>
          <w:shd w:fill="c9daf8" w:val="clear"/>
          <w:rtl w:val="0"/>
        </w:rPr>
        <w:t xml:space="preserve"> van der Plas (</w:t>
      </w:r>
      <w:r w:rsidDel="00000000" w:rsidR="00000000" w:rsidRPr="00000000">
        <w:rPr>
          <w:shd w:fill="c9daf8" w:val="clear"/>
          <w:rtl w:val="0"/>
        </w:rPr>
        <w:t xml:space="preserve">2019</w:t>
      </w:r>
      <w:r w:rsidDel="00000000" w:rsidR="00000000" w:rsidRPr="00000000">
        <w:rPr>
          <w:shd w:fill="c9daf8" w:val="clear"/>
          <w:rtl w:val="0"/>
        </w:rPr>
        <w:t xml:space="preserve">)</w:t>
      </w:r>
      <w:r w:rsidDel="00000000" w:rsidR="00000000" w:rsidRPr="00000000">
        <w:rPr>
          <w:highlight w:val="white"/>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shd w:fill="c9daf8" w:val="clear"/>
          <w:rtl w:val="0"/>
        </w:rPr>
        <w:t xml:space="preserve">Cooper et al., 2024</w:t>
      </w:r>
      <w:r w:rsidDel="00000000" w:rsidR="00000000" w:rsidRPr="00000000">
        <w:rPr>
          <w:rtl w:val="0"/>
        </w:rPr>
        <w:t xml:space="preserve">). Characterizing the functional diversity of these hyperdominant species and there interactions with other taxa is tractable and within the scope of PANGEA. </w:t>
      </w:r>
    </w:p>
    <w:p w:rsidR="00000000" w:rsidDel="00000000" w:rsidP="00000000" w:rsidRDefault="00000000" w:rsidRPr="00000000" w14:paraId="00000107">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shd w:fill="c9daf8" w:val="clear"/>
          <w:rtl w:val="0"/>
        </w:rPr>
        <w:t xml:space="preserve">Rüger</w:t>
      </w:r>
      <w:r w:rsidDel="00000000" w:rsidR="00000000" w:rsidRPr="00000000">
        <w:rPr>
          <w:shd w:fill="c9daf8" w:val="clear"/>
          <w:rtl w:val="0"/>
        </w:rPr>
        <w:t xml:space="preserve"> et al., 2018</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Maynard </w:t>
      </w:r>
      <w:r w:rsidDel="00000000" w:rsidR="00000000" w:rsidRPr="00000000">
        <w:rPr>
          <w:shd w:fill="c9daf8" w:val="clea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shd w:fill="c9daf8" w:val="clea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shd w:fill="c9daf8" w:val="clea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shd w:fill="c9daf8" w:val="clear"/>
          <w:rtl w:val="0"/>
        </w:rPr>
        <w:t xml:space="preserve">(</w:t>
      </w:r>
      <w:r w:rsidDel="00000000" w:rsidR="00000000" w:rsidRPr="00000000">
        <w:rPr>
          <w:shd w:fill="c9daf8" w:val="clear"/>
          <w:rtl w:val="0"/>
        </w:rPr>
        <w:t xml:space="preserve">Baraloto et al., 2010</w:t>
      </w:r>
      <w:r w:rsidDel="00000000" w:rsidR="00000000" w:rsidRPr="00000000">
        <w:rPr>
          <w:shd w:fill="c9daf8" w:val="clear"/>
          <w:rtl w:val="0"/>
        </w:rPr>
        <w:t xml:space="preserve">; </w:t>
      </w:r>
      <w:r w:rsidDel="00000000" w:rsidR="00000000" w:rsidRPr="00000000">
        <w:rPr>
          <w:shd w:fill="c9daf8" w:val="clear"/>
          <w:rtl w:val="0"/>
        </w:rPr>
        <w:t xml:space="preserve">Fortunel et al., 2012</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shd w:fill="c9daf8" w:val="clear"/>
          <w:rtl w:val="0"/>
        </w:rPr>
        <w:t xml:space="preserve">Asner et al., 2016</w:t>
      </w:r>
      <w:r w:rsidDel="00000000" w:rsidR="00000000" w:rsidRPr="00000000">
        <w:rPr>
          <w:shd w:fill="c9daf8" w:val="clear"/>
          <w:rtl w:val="0"/>
        </w:rPr>
        <w:t xml:space="preserve">; </w:t>
      </w:r>
      <w:r w:rsidDel="00000000" w:rsidR="00000000" w:rsidRPr="00000000">
        <w:rPr>
          <w:shd w:fill="c9daf8" w:val="clear"/>
          <w:rtl w:val="0"/>
        </w:rPr>
        <w:t xml:space="preserve">Chadwick and Asner 2016</w:t>
      </w:r>
      <w:r w:rsidDel="00000000" w:rsidR="00000000" w:rsidRPr="00000000">
        <w:rPr>
          <w:rtl w:val="0"/>
        </w:rPr>
        <w:t xml:space="preserve">). Recent work has also explored functional diversity and redundancy trends across the tropics using multispectral imagery (</w:t>
      </w:r>
      <w:r w:rsidDel="00000000" w:rsidR="00000000" w:rsidRPr="00000000">
        <w:rPr>
          <w:shd w:fill="c9daf8" w:val="clea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08">
      <w:pPr>
        <w:spacing w:after="240" w:before="240" w:lineRule="auto"/>
        <w:rPr>
          <w:color w:val="ff0000"/>
          <w:highlight w:val="cyan"/>
        </w:rPr>
      </w:pPr>
      <w:r w:rsidDel="00000000" w:rsidR="00000000" w:rsidRPr="00000000">
        <w:rPr>
          <w:b w:val="1"/>
          <w:rtl w:val="0"/>
        </w:rPr>
        <w:t xml:space="preserve">Liana</w:t>
      </w:r>
      <w:r w:rsidDel="00000000" w:rsidR="00000000" w:rsidRPr="00000000">
        <w:rPr>
          <w:b w:val="1"/>
          <w:rtl w:val="0"/>
        </w:rPr>
        <w:t xml:space="preserve">s, Palms, and Bamboo: </w:t>
      </w:r>
      <w:r w:rsidDel="00000000" w:rsidR="00000000" w:rsidRPr="00000000">
        <w:rPr>
          <w:rtl w:val="0"/>
        </w:rPr>
        <w:t xml:space="preserve">Though much of the research in tropical forests is focused on trees, other plant life forms such as lianas, palms, and </w:t>
      </w:r>
      <w:r w:rsidDel="00000000" w:rsidR="00000000" w:rsidRPr="00000000">
        <w:rPr>
          <w:rtl w:val="0"/>
        </w:rPr>
        <w:t xml:space="preserve">bamboo</w:t>
      </w:r>
      <w:r w:rsidDel="00000000" w:rsidR="00000000" w:rsidRPr="00000000">
        <w:rPr>
          <w:rtl w:val="0"/>
        </w:rPr>
        <w:t xml:space="preserve"> have a significant impact on ecosystem functioning, succession, and response to disturbances. For example, lianas (woody vines) are structural parasites that reduce tree growth and increase tree mortality via competition, and thereby alter forest structure and function and carbon stocks (</w:t>
      </w:r>
      <w:r w:rsidDel="00000000" w:rsidR="00000000" w:rsidRPr="00000000">
        <w:rPr>
          <w:shd w:fill="c9daf8" w:val="clear"/>
          <w:rtl w:val="0"/>
        </w:rPr>
        <w:t xml:space="preserve">van der Heijden et al. 2015</w:t>
      </w:r>
      <w:r w:rsidDel="00000000" w:rsidR="00000000" w:rsidRPr="00000000">
        <w:rPr>
          <w:shd w:fill="c9daf8" w:val="clear"/>
          <w:rtl w:val="0"/>
        </w:rPr>
        <w:t xml:space="preserve">; </w:t>
      </w:r>
      <w:r w:rsidDel="00000000" w:rsidR="00000000" w:rsidRPr="00000000">
        <w:rPr>
          <w:shd w:fill="c9daf8" w:val="clear"/>
          <w:rtl w:val="0"/>
        </w:rPr>
        <w:t xml:space="preserve">Muller-Landau and Pacala 2020</w:t>
      </w:r>
      <w:r w:rsidDel="00000000" w:rsidR="00000000" w:rsidRPr="00000000">
        <w:rPr>
          <w:shd w:fill="c9daf8" w:val="clear"/>
          <w:rtl w:val="0"/>
        </w:rPr>
        <w:t xml:space="preserve">; </w:t>
      </w:r>
      <w:r w:rsidDel="00000000" w:rsidR="00000000" w:rsidRPr="00000000">
        <w:rPr>
          <w:shd w:fill="c9daf8" w:val="clear"/>
          <w:rtl w:val="0"/>
        </w:rPr>
        <w:t xml:space="preserve">Estrada-Villegas et al., 2022</w:t>
      </w:r>
      <w:r w:rsidDel="00000000" w:rsidR="00000000" w:rsidRPr="00000000">
        <w:rPr>
          <w:rtl w:val="0"/>
        </w:rPr>
        <w:t xml:space="preserve">). Liana abundance varies widely among tropical forests in relation to climate, disturbance history, and other factors (</w:t>
      </w:r>
      <w:r w:rsidDel="00000000" w:rsidR="00000000" w:rsidRPr="00000000">
        <w:rPr>
          <w:shd w:fill="c9daf8" w:val="clear"/>
          <w:rtl w:val="0"/>
        </w:rPr>
        <w:t xml:space="preserve">Dewalt et al., 2015</w:t>
      </w:r>
      <w:r w:rsidDel="00000000" w:rsidR="00000000" w:rsidRPr="00000000">
        <w:rPr>
          <w:rtl w:val="0"/>
        </w:rPr>
        <w:t xml:space="preserve">), and is increasing on average (</w:t>
      </w:r>
      <w:r w:rsidDel="00000000" w:rsidR="00000000" w:rsidRPr="00000000">
        <w:rPr>
          <w:shd w:fill="c9daf8" w:val="clear"/>
          <w:rtl w:val="0"/>
        </w:rPr>
        <w:t xml:space="preserve">Phillips et al., 2002</w:t>
      </w:r>
      <w:r w:rsidDel="00000000" w:rsidR="00000000" w:rsidRPr="00000000">
        <w:rPr>
          <w:shd w:fill="c9daf8" w:val="clear"/>
          <w:rtl w:val="0"/>
        </w:rPr>
        <w:t xml:space="preserve">; </w:t>
      </w:r>
      <w:r w:rsidDel="00000000" w:rsidR="00000000" w:rsidRPr="00000000">
        <w:rPr>
          <w:shd w:fill="c9daf8" w:val="clear"/>
          <w:rtl w:val="0"/>
        </w:rPr>
        <w:t xml:space="preserve">Schnitzer and Bongers 2011</w:t>
      </w:r>
      <w:r w:rsidDel="00000000" w:rsidR="00000000" w:rsidRPr="00000000">
        <w:rPr>
          <w:rtl w:val="0"/>
        </w:rPr>
        <w:t xml:space="preserve">, </w:t>
      </w:r>
      <w:r w:rsidDel="00000000" w:rsidR="00000000" w:rsidRPr="00000000">
        <w:rPr>
          <w:shd w:fill="c9daf8" w:val="clear"/>
          <w:rtl w:val="0"/>
        </w:rPr>
        <w:t xml:space="preserve">Rueda-Trujillo et al., 2024</w:t>
      </w:r>
      <w:r w:rsidDel="00000000" w:rsidR="00000000" w:rsidRPr="00000000">
        <w:rPr>
          <w:rtl w:val="0"/>
        </w:rPr>
        <w:t xml:space="preserve">). Rising CO</w:t>
      </w:r>
      <w:r w:rsidDel="00000000" w:rsidR="00000000" w:rsidRPr="00000000">
        <w:rPr>
          <w:vertAlign w:val="subscript"/>
          <w:rtl w:val="0"/>
        </w:rPr>
        <w:t xml:space="preserve">2</w:t>
      </w:r>
      <w:r w:rsidDel="00000000" w:rsidR="00000000" w:rsidRPr="00000000">
        <w:rPr>
          <w:rtl w:val="0"/>
        </w:rPr>
        <w:t xml:space="preserve"> concentrations have been linked to increasing tree growth (</w:t>
      </w:r>
      <w:r w:rsidDel="00000000" w:rsidR="00000000" w:rsidRPr="00000000">
        <w:rPr>
          <w:shd w:fill="c9daf8" w:val="clear"/>
          <w:rtl w:val="0"/>
        </w:rPr>
        <w:t xml:space="preserve">Phillips et al., 2009</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Brienen et al., 2015</w:t>
      </w:r>
      <w:r w:rsidDel="00000000" w:rsidR="00000000" w:rsidRPr="00000000">
        <w:rPr>
          <w:rtl w:val="0"/>
        </w:rPr>
        <w:t xml:space="preserve">), whereas increasing disturbance rates favor lianas (</w:t>
      </w:r>
      <w:r w:rsidDel="00000000" w:rsidR="00000000" w:rsidRPr="00000000">
        <w:rPr>
          <w:shd w:fill="c9daf8" w:val="clear"/>
          <w:rtl w:val="0"/>
        </w:rPr>
        <w:t xml:space="preserve">Schnitzer and Bongers 2011</w:t>
      </w:r>
      <w:r w:rsidDel="00000000" w:rsidR="00000000" w:rsidRPr="00000000">
        <w:rPr>
          <w:shd w:fill="c9daf8" w:val="clear"/>
          <w:rtl w:val="0"/>
        </w:rPr>
        <w:t xml:space="preserve">, </w:t>
      </w:r>
      <w:r w:rsidDel="00000000" w:rsidR="00000000" w:rsidRPr="00000000">
        <w:rPr>
          <w:shd w:fill="c9daf8" w:val="clear"/>
          <w:rtl w:val="0"/>
        </w:rPr>
        <w:t xml:space="preserve">Schnitzer et al., 2021</w:t>
      </w:r>
      <w:r w:rsidDel="00000000" w:rsidR="00000000" w:rsidRPr="00000000">
        <w:rPr>
          <w:rtl w:val="0"/>
        </w:rPr>
        <w:t xml:space="preserve">), although, previous research suggests that lianas may be vulnerable to droughts (</w:t>
      </w:r>
      <w:commentRangeStart w:id="18"/>
      <w:r w:rsidDel="00000000" w:rsidR="00000000" w:rsidRPr="00000000">
        <w:rPr>
          <w:highlight w:val="yellow"/>
          <w:rtl w:val="0"/>
        </w:rPr>
        <w:t xml:space="preserve">Nepstad et al., 2007</w:t>
      </w:r>
      <w:commentRangeEnd w:id="18"/>
      <w:r w:rsidDel="00000000" w:rsidR="00000000" w:rsidRPr="00000000">
        <w:commentReference w:id="18"/>
      </w:r>
      <w:r w:rsidDel="00000000" w:rsidR="00000000" w:rsidRPr="00000000">
        <w:rPr>
          <w:highlight w:val="yellow"/>
          <w:rtl w:val="0"/>
        </w:rPr>
        <w:t xml:space="preserve">; </w:t>
      </w:r>
      <w:commentRangeStart w:id="19"/>
      <w:r w:rsidDel="00000000" w:rsidR="00000000" w:rsidRPr="00000000">
        <w:rPr>
          <w:highlight w:val="yellow"/>
          <w:rtl w:val="0"/>
        </w:rPr>
        <w:t xml:space="preserve">Meunier et al., 2021</w:t>
      </w:r>
      <w:commentRangeEnd w:id="19"/>
      <w:r w:rsidDel="00000000" w:rsidR="00000000" w:rsidRPr="00000000">
        <w:commentReference w:id="19"/>
      </w:r>
      <w:r w:rsidDel="00000000" w:rsidR="00000000" w:rsidRPr="00000000">
        <w:rPr>
          <w:rtl w:val="0"/>
        </w:rPr>
        <w:t xml:space="preserve">). Palms are an abundant clade in tropical moist forests (</w:t>
      </w:r>
      <w:commentRangeStart w:id="20"/>
      <w:r w:rsidDel="00000000" w:rsidR="00000000" w:rsidRPr="00000000">
        <w:rPr>
          <w:highlight w:val="yellow"/>
          <w:rtl w:val="0"/>
        </w:rPr>
        <w:t xml:space="preserve">ter Steege et al., 2013</w:t>
      </w:r>
      <w:commentRangeEnd w:id="20"/>
      <w:r w:rsidDel="00000000" w:rsidR="00000000" w:rsidRPr="00000000">
        <w:commentReference w:id="20"/>
      </w:r>
      <w:r w:rsidDel="00000000" w:rsidR="00000000" w:rsidRPr="00000000">
        <w:rPr>
          <w:rtl w:val="0"/>
        </w:rPr>
        <w:t xml:space="preserve">), and several species are culturally and economically relevant (</w:t>
      </w:r>
      <w:commentRangeStart w:id="21"/>
      <w:r w:rsidDel="00000000" w:rsidR="00000000" w:rsidRPr="00000000">
        <w:rPr>
          <w:highlight w:val="yellow"/>
          <w:rtl w:val="0"/>
        </w:rPr>
        <w:t xml:space="preserve">Laureto and Cianciaruso 2017</w:t>
      </w:r>
      <w:commentRangeEnd w:id="21"/>
      <w:r w:rsidDel="00000000" w:rsidR="00000000" w:rsidRPr="00000000">
        <w:commentReference w:id="21"/>
      </w:r>
      <w:r w:rsidDel="00000000" w:rsidR="00000000" w:rsidRPr="00000000">
        <w:rPr>
          <w:rtl w:val="0"/>
        </w:rPr>
        <w:t xml:space="preserve">). The distribution of palms across tropical forests is highly dependent on climate and edaphic conditions (</w:t>
      </w:r>
      <w:commentRangeStart w:id="22"/>
      <w:r w:rsidDel="00000000" w:rsidR="00000000" w:rsidRPr="00000000">
        <w:rPr>
          <w:highlight w:val="yellow"/>
          <w:rtl w:val="0"/>
        </w:rPr>
        <w:t xml:space="preserve">Emilio et al., 2014</w:t>
      </w:r>
      <w:commentRangeEnd w:id="22"/>
      <w:r w:rsidDel="00000000" w:rsidR="00000000" w:rsidRPr="00000000">
        <w:commentReference w:id="22"/>
      </w:r>
      <w:r w:rsidDel="00000000" w:rsidR="00000000" w:rsidRPr="00000000">
        <w:rPr>
          <w:highlight w:val="yellow"/>
          <w:rtl w:val="0"/>
        </w:rPr>
        <w:t xml:space="preserve">; </w:t>
      </w:r>
      <w:commentRangeStart w:id="23"/>
      <w:r w:rsidDel="00000000" w:rsidR="00000000" w:rsidRPr="00000000">
        <w:rPr>
          <w:highlight w:val="yellow"/>
          <w:rtl w:val="0"/>
        </w:rPr>
        <w:t xml:space="preserve">Muscarella et al., 2020</w:t>
      </w:r>
      <w:commentRangeEnd w:id="23"/>
      <w:r w:rsidDel="00000000" w:rsidR="00000000" w:rsidRPr="00000000">
        <w:commentReference w:id="23"/>
      </w:r>
      <w:r w:rsidDel="00000000" w:rsidR="00000000" w:rsidRPr="00000000">
        <w:rPr>
          <w:rtl w:val="0"/>
        </w:rPr>
        <w:t xml:space="preserve">), and the high resistance of palms to wind damage in tropical-storm affects the post-disturbance recovery of forests (</w:t>
      </w:r>
      <w:commentRangeStart w:id="24"/>
      <w:r w:rsidDel="00000000" w:rsidR="00000000" w:rsidRPr="00000000">
        <w:rPr>
          <w:highlight w:val="yellow"/>
          <w:rtl w:val="0"/>
        </w:rPr>
        <w:t xml:space="preserve">Uriarte et al., 2019</w:t>
      </w:r>
      <w:commentRangeEnd w:id="24"/>
      <w:r w:rsidDel="00000000" w:rsidR="00000000" w:rsidRPr="00000000">
        <w:commentReference w:id="24"/>
      </w:r>
      <w:r w:rsidDel="00000000" w:rsidR="00000000" w:rsidRPr="00000000">
        <w:rPr>
          <w:highlight w:val="yellow"/>
          <w:rtl w:val="0"/>
        </w:rPr>
        <w:t xml:space="preserve">; </w:t>
      </w:r>
      <w:commentRangeStart w:id="25"/>
      <w:r w:rsidDel="00000000" w:rsidR="00000000" w:rsidRPr="00000000">
        <w:rPr>
          <w:highlight w:val="yellow"/>
          <w:rtl w:val="0"/>
        </w:rPr>
        <w:t xml:space="preserve">Zhang et al., 2022</w:t>
      </w:r>
      <w:commentRangeEnd w:id="25"/>
      <w:r w:rsidDel="00000000" w:rsidR="00000000" w:rsidRPr="00000000">
        <w:commentReference w:id="25"/>
      </w:r>
      <w:r w:rsidDel="00000000" w:rsidR="00000000" w:rsidRPr="00000000">
        <w:rPr>
          <w:rtl w:val="0"/>
        </w:rPr>
        <w:t xml:space="preserve">). Intercontinental differences in palm abundance are marked, with tree-like palms being ubiquitously common in the Americas, while being rare compared to understory and tree-climbing palms in Africa (</w:t>
      </w:r>
      <w:commentRangeStart w:id="26"/>
      <w:r w:rsidDel="00000000" w:rsidR="00000000" w:rsidRPr="00000000">
        <w:rPr>
          <w:highlight w:val="yellow"/>
          <w:rtl w:val="0"/>
        </w:rPr>
        <w:t xml:space="preserve">Muscarella et al., 2020</w:t>
      </w:r>
      <w:commentRangeEnd w:id="26"/>
      <w:r w:rsidDel="00000000" w:rsidR="00000000" w:rsidRPr="00000000">
        <w:commentReference w:id="26"/>
      </w:r>
      <w:r w:rsidDel="00000000" w:rsidR="00000000" w:rsidRPr="00000000">
        <w:rPr>
          <w:rtl w:val="0"/>
        </w:rPr>
        <w:t xml:space="preserve">). </w:t>
      </w:r>
      <w:r w:rsidDel="00000000" w:rsidR="00000000" w:rsidRPr="00000000">
        <w:rPr>
          <w:color w:val="ff0000"/>
          <w:highlight w:val="cyan"/>
          <w:rtl w:val="0"/>
        </w:rPr>
        <w:t xml:space="preserve">[add 2 sentences on bamboo] </w:t>
      </w:r>
      <w:r w:rsidDel="00000000" w:rsidR="00000000" w:rsidRPr="00000000">
        <w:rPr>
          <w:rtl w:val="0"/>
        </w:rPr>
        <w:t xml:space="preserve">Lianas, palms and bamboo differ from trees in their leaf angles and in the distributions of their leaf traits, making it possible to quantify their abundance with multispectral, hyperspectral, and lidar remote sensing (</w:t>
      </w:r>
      <w:commentRangeStart w:id="27"/>
      <w:r w:rsidDel="00000000" w:rsidR="00000000" w:rsidRPr="00000000">
        <w:rPr>
          <w:highlight w:val="yellow"/>
          <w:rtl w:val="0"/>
        </w:rPr>
        <w:t xml:space="preserve">Dalagnol et al., 2022</w:t>
      </w:r>
      <w:commentRangeEnd w:id="27"/>
      <w:r w:rsidDel="00000000" w:rsidR="00000000" w:rsidRPr="00000000">
        <w:commentReference w:id="27"/>
      </w:r>
      <w:r w:rsidDel="00000000" w:rsidR="00000000" w:rsidRPr="00000000">
        <w:rPr>
          <w:rtl w:val="0"/>
        </w:rPr>
        <w:t xml:space="preserve">; </w:t>
      </w:r>
      <w:r w:rsidDel="00000000" w:rsidR="00000000" w:rsidRPr="00000000">
        <w:rPr>
          <w:shd w:fill="c9daf8" w:val="clear"/>
          <w:rtl w:val="0"/>
        </w:rPr>
        <w:t xml:space="preserve">van der Heijden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9">
      <w:pPr>
        <w:spacing w:after="240" w:before="240" w:lineRule="auto"/>
        <w:ind w:firstLine="20"/>
        <w:rPr>
          <w:shd w:fill="c9daf8" w:val="clear"/>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shd w:fill="c9daf8" w:val="clea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shd w:fill="c9daf8" w:val="clear"/>
          <w:rtl w:val="0"/>
        </w:rPr>
        <w:t xml:space="preserve">(</w:t>
      </w:r>
      <w:r w:rsidDel="00000000" w:rsidR="00000000" w:rsidRPr="00000000">
        <w:rPr>
          <w:shd w:fill="c9daf8" w:val="clear"/>
          <w:rtl w:val="0"/>
        </w:rPr>
        <w:t xml:space="preserve">Eamus and Prior, 2001</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shd w:fill="c9daf8" w:val="clea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shd w:fill="c9daf8" w:val="clea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shd w:fill="c9daf8" w:val="clear"/>
          <w:rtl w:val="0"/>
        </w:rPr>
        <w:t xml:space="preserve">Bohlman 2010; Guan et al., 2015; Fisher et al., 2020; Fadrique et al., 2021</w:t>
      </w:r>
      <w:r w:rsidDel="00000000" w:rsidR="00000000" w:rsidRPr="00000000">
        <w:rPr>
          <w:shd w:fill="c9daf8" w:val="clear"/>
          <w:rtl w:val="0"/>
        </w:rPr>
        <w:t xml:space="preserve">; </w:t>
      </w:r>
      <w:r w:rsidDel="00000000" w:rsidR="00000000" w:rsidRPr="00000000">
        <w:rPr>
          <w:shd w:fill="c9daf8" w:val="clea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shd w:fill="c9daf8" w:val="clea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shd w:fill="c9daf8" w:val="clea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shd w:fill="c9daf8" w:val="clear"/>
          <w:rtl w:val="0"/>
        </w:rPr>
        <w:t xml:space="preserve">(</w:t>
      </w:r>
      <w:r w:rsidDel="00000000" w:rsidR="00000000" w:rsidRPr="00000000">
        <w:rPr>
          <w:shd w:fill="c9daf8" w:val="clear"/>
          <w:rtl w:val="0"/>
        </w:rPr>
        <w:t xml:space="preserve">Vico et al. 2017</w:t>
      </w:r>
      <w:r w:rsidDel="00000000" w:rsidR="00000000" w:rsidRPr="00000000">
        <w:rPr>
          <w:shd w:fill="c9daf8" w:val="clear"/>
          <w:rtl w:val="0"/>
        </w:rPr>
        <w:t xml:space="preserve">; </w:t>
      </w:r>
      <w:r w:rsidDel="00000000" w:rsidR="00000000" w:rsidRPr="00000000">
        <w:rPr>
          <w:shd w:fill="c9daf8" w:val="clear"/>
          <w:rtl w:val="0"/>
        </w:rPr>
        <w:t xml:space="preserve">Aguirre-Gutiérrez, 2019</w:t>
      </w:r>
      <w:r w:rsidDel="00000000" w:rsidR="00000000" w:rsidRPr="00000000">
        <w:rPr>
          <w:shd w:fill="c9daf8" w:val="clear"/>
          <w:rtl w:val="0"/>
        </w:rPr>
        <w:t xml:space="preserve">). </w:t>
      </w:r>
    </w:p>
    <w:p w:rsidR="00000000" w:rsidDel="00000000" w:rsidP="00000000" w:rsidRDefault="00000000" w:rsidRPr="00000000" w14:paraId="0000010A">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They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shd w:fill="c9daf8" w:val="clea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in Africa, but not in the Americas) have particularly important effects in determining forest structure due to browsing and physical disturbance, as well as redistribution of nutrients and dispersal of large seed, high wood density tree species across the landscape (</w:t>
      </w:r>
      <w:r w:rsidDel="00000000" w:rsidR="00000000" w:rsidRPr="00000000">
        <w:rPr>
          <w:shd w:fill="c9daf8" w:val="clear"/>
          <w:rtl w:val="0"/>
        </w:rPr>
        <w:t xml:space="preserve">Berzaghi et al., 2018</w:t>
      </w:r>
      <w:r w:rsidDel="00000000" w:rsidR="00000000" w:rsidRPr="00000000">
        <w:rPr>
          <w:shd w:fill="c9daf8" w:val="clear"/>
          <w:rtl w:val="0"/>
        </w:rPr>
        <w:t xml:space="preserve">; 2019</w:t>
      </w:r>
      <w:r w:rsidDel="00000000" w:rsidR="00000000" w:rsidRPr="00000000">
        <w:rPr>
          <w:rtl w:val="0"/>
        </w:rPr>
        <w:t xml:space="preserve">; </w:t>
      </w:r>
      <w:r w:rsidDel="00000000" w:rsidR="00000000" w:rsidRPr="00000000">
        <w:rPr>
          <w:shd w:fill="c9daf8" w:val="clear"/>
          <w:rtl w:val="0"/>
        </w:rPr>
        <w:t xml:space="preserve">Campos-Arceiz and Blake 2011</w:t>
      </w:r>
      <w:r w:rsidDel="00000000" w:rsidR="00000000" w:rsidRPr="00000000">
        <w:rPr>
          <w:rtl w:val="0"/>
        </w:rPr>
        <w:t xml:space="preserve">). Experimental vertebrate exclosures resulted in an increase in understory plant density and seedling abundance (</w:t>
      </w:r>
      <w:r w:rsidDel="00000000" w:rsidR="00000000" w:rsidRPr="00000000">
        <w:rPr>
          <w:shd w:fill="c9daf8" w:val="clear"/>
          <w:rtl w:val="0"/>
        </w:rPr>
        <w:t xml:space="preserve">Beck et al., 2013; </w:t>
      </w:r>
      <w:r w:rsidDel="00000000" w:rsidR="00000000" w:rsidRPr="00000000">
        <w:rPr>
          <w:shd w:fill="c9daf8" w:val="clear"/>
          <w:rtl w:val="0"/>
        </w:rPr>
        <w:t xml:space="preserve">Camargo-Sanabria et al., 2015; </w:t>
      </w:r>
      <w:r w:rsidDel="00000000" w:rsidR="00000000" w:rsidRPr="00000000">
        <w:rPr>
          <w:shd w:fill="c9daf8" w:val="clea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shd w:fill="c9daf8" w:val="clea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threatens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shd w:fill="c9daf8" w:val="clear"/>
          <w:rtl w:val="0"/>
        </w:rPr>
        <w:t xml:space="preserve">Wunderly 1997</w:t>
      </w:r>
      <w:r w:rsidDel="00000000" w:rsidR="00000000" w:rsidRPr="00000000">
        <w:rPr>
          <w:shd w:fill="c9daf8" w:val="clear"/>
          <w:rtl w:val="0"/>
        </w:rPr>
        <w:t xml:space="preserve">; </w:t>
      </w:r>
      <w:r w:rsidDel="00000000" w:rsidR="00000000" w:rsidRPr="00000000">
        <w:rPr>
          <w:shd w:fill="c9daf8" w:val="clea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shd w:fill="c9daf8" w:val="clea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shd w:fill="c9daf8" w:val="clea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0B">
      <w:pPr>
        <w:pStyle w:val="Heading3"/>
        <w:rPr/>
      </w:pPr>
      <w:bookmarkStart w:colFirst="0" w:colLast="0" w:name="_eh6hepm9sc5z" w:id="11"/>
      <w:bookmarkEnd w:id="11"/>
      <w:r w:rsidDel="00000000" w:rsidR="00000000" w:rsidRPr="00000000">
        <w:rPr>
          <w:rtl w:val="0"/>
        </w:rPr>
        <w:t xml:space="preserve">2.3 Climate Interactions and Feedbacks</w:t>
      </w:r>
    </w:p>
    <w:p w:rsidR="00000000" w:rsidDel="00000000" w:rsidP="00000000" w:rsidRDefault="00000000" w:rsidRPr="00000000" w14:paraId="0000010C">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0D">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shd w:fill="c9daf8" w:val="clear"/>
          <w:rtl w:val="0"/>
        </w:rPr>
        <w:t xml:space="preserve">Wright et al., 2017</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shd w:fill="c9daf8" w:val="clear"/>
          <w:rtl w:val="0"/>
        </w:rPr>
        <w:t xml:space="preserve">Sori et al., 2022</w:t>
      </w:r>
      <w:r w:rsidDel="00000000" w:rsidR="00000000" w:rsidRPr="00000000">
        <w:rPr>
          <w:shd w:fill="c9daf8" w:val="clear"/>
          <w:rtl w:val="0"/>
        </w:rPr>
        <w:t xml:space="preserve">;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shd w:fill="c9daf8" w:val="clear"/>
          <w:rtl w:val="0"/>
        </w:rPr>
        <w:t xml:space="preserve">; </w:t>
      </w:r>
      <w:r w:rsidDel="00000000" w:rsidR="00000000" w:rsidRPr="00000000">
        <w:rPr>
          <w:shd w:fill="c9daf8" w:val="clear"/>
          <w:rtl w:val="0"/>
        </w:rPr>
        <w:t xml:space="preserve">Staal et al., 201</w:t>
      </w:r>
      <w:r w:rsidDel="00000000" w:rsidR="00000000" w:rsidRPr="00000000">
        <w:rPr>
          <w:shd w:fill="c9daf8" w:val="clear"/>
          <w:rtl w:val="0"/>
        </w:rPr>
        <w:t xml:space="preserve">8; </w:t>
      </w:r>
      <w:r w:rsidDel="00000000" w:rsidR="00000000" w:rsidRPr="00000000">
        <w:rPr>
          <w:shd w:fill="c9daf8" w:val="clear"/>
          <w:rtl w:val="0"/>
        </w:rPr>
        <w:t xml:space="preserve">Dirmeyer et al., 2009</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shd w:fill="c9daf8" w:val="clear"/>
          <w:rtl w:val="0"/>
        </w:rPr>
        <w:t xml:space="preserve">(Artaxo et al., 2022)</w:t>
      </w:r>
      <w:r w:rsidDel="00000000" w:rsidR="00000000" w:rsidRPr="00000000">
        <w:rPr>
          <w:rtl w:val="0"/>
        </w:rPr>
        <w:t xml:space="preserve">. </w:t>
      </w:r>
      <w:r w:rsidDel="00000000" w:rsidR="00000000" w:rsidRPr="00000000">
        <w:rPr>
          <w:highlight w:val="white"/>
          <w:rtl w:val="0"/>
        </w:rPr>
        <w:t xml:space="preserve">Forest canopies regulate </w:t>
      </w:r>
      <w:r w:rsidDel="00000000" w:rsidR="00000000" w:rsidRPr="00000000">
        <w:rPr>
          <w:rtl w:val="0"/>
        </w:rPr>
        <w:t xml:space="preserve">albedo, latent and sensible heat fluxes, and roughness, which drive biophysical climate feedbacks </w:t>
      </w:r>
      <w:hyperlink r:id="rId12">
        <w:r w:rsidDel="00000000" w:rsidR="00000000" w:rsidRPr="00000000">
          <w:rPr>
            <w:rtl w:val="0"/>
          </w:rPr>
          <w:t xml:space="preserve">(</w:t>
        </w:r>
      </w:hyperlink>
      <w:hyperlink r:id="rId13">
        <w:r w:rsidDel="00000000" w:rsidR="00000000" w:rsidRPr="00000000">
          <w:rPr>
            <w:shd w:fill="c9daf8" w:val="clear"/>
            <w:rtl w:val="0"/>
          </w:rPr>
          <w:t xml:space="preserve">Bonan, 2008</w:t>
        </w:r>
      </w:hyperlink>
      <w:hyperlink r:id="rId14">
        <w:r w:rsidDel="00000000" w:rsidR="00000000" w:rsidRPr="00000000">
          <w:rPr>
            <w:shd w:fill="c9daf8" w:val="clear"/>
            <w:rtl w:val="0"/>
          </w:rPr>
          <w:t xml:space="preserve">;</w:t>
        </w:r>
      </w:hyperlink>
      <w:hyperlink r:id="rId15">
        <w:r w:rsidDel="00000000" w:rsidR="00000000" w:rsidRPr="00000000">
          <w:rPr>
            <w:rtl w:val="0"/>
          </w:rPr>
          <w:t xml:space="preserve"> </w:t>
        </w:r>
      </w:hyperlink>
      <w:hyperlink r:id="rId16">
        <w:r w:rsidDel="00000000" w:rsidR="00000000" w:rsidRPr="00000000">
          <w:rPr>
            <w:shd w:fill="c9daf8" w:val="clear"/>
            <w:rtl w:val="0"/>
          </w:rPr>
          <w:t xml:space="preserve">Chen et al., 2020</w:t>
        </w:r>
      </w:hyperlink>
      <w:hyperlink r:id="rId17">
        <w:r w:rsidDel="00000000" w:rsidR="00000000" w:rsidRPr="00000000">
          <w:rPr>
            <w:shd w:fill="c9daf8" w:val="clear"/>
            <w:rtl w:val="0"/>
          </w:rPr>
          <w:t xml:space="preserve">; </w:t>
        </w:r>
      </w:hyperlink>
      <w:hyperlink r:id="rId18">
        <w:r w:rsidDel="00000000" w:rsidR="00000000" w:rsidRPr="00000000">
          <w:rPr>
            <w:shd w:fill="c9daf8" w:val="clear"/>
            <w:rtl w:val="0"/>
          </w:rPr>
          <w:t xml:space="preserve">Lee et al., 2011</w:t>
        </w:r>
      </w:hyperlink>
      <w:hyperlink r:id="rId19">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0">
        <w:r w:rsidDel="00000000" w:rsidR="00000000" w:rsidRPr="00000000">
          <w:rPr>
            <w:rtl w:val="0"/>
          </w:rPr>
          <w:t xml:space="preserve">(</w:t>
        </w:r>
      </w:hyperlink>
      <w:hyperlink r:id="rId21">
        <w:r w:rsidDel="00000000" w:rsidR="00000000" w:rsidRPr="00000000">
          <w:rPr>
            <w:shd w:fill="c9daf8" w:val="clear"/>
            <w:rtl w:val="0"/>
          </w:rPr>
          <w:t xml:space="preserve">Fan et al., 2017</w:t>
        </w:r>
      </w:hyperlink>
      <w:r w:rsidDel="00000000" w:rsidR="00000000" w:rsidRPr="00000000">
        <w:rPr>
          <w:rtl w:val="0"/>
        </w:rPr>
        <w:t xml:space="preserve">; </w:t>
      </w:r>
      <w:hyperlink r:id="rId22">
        <w:r w:rsidDel="00000000" w:rsidR="00000000" w:rsidRPr="00000000">
          <w:rPr>
            <w:shd w:fill="c9daf8" w:val="clear"/>
            <w:rtl w:val="0"/>
          </w:rPr>
          <w:t xml:space="preserve">Seneviratne et al., 2010</w:t>
        </w:r>
      </w:hyperlink>
      <w:hyperlink r:id="rId23">
        <w:r w:rsidDel="00000000" w:rsidR="00000000" w:rsidRPr="00000000">
          <w:rPr>
            <w:shd w:fill="c9daf8" w:val="clear"/>
            <w:rtl w:val="0"/>
          </w:rPr>
          <w:t xml:space="preserve">; </w:t>
        </w:r>
      </w:hyperlink>
      <w:hyperlink r:id="rId24">
        <w:r w:rsidDel="00000000" w:rsidR="00000000" w:rsidRPr="00000000">
          <w:rPr>
            <w:shd w:fill="c9daf8" w:val="clear"/>
            <w:rtl w:val="0"/>
          </w:rPr>
          <w:t xml:space="preserve">Zhou et al., 2021</w:t>
        </w:r>
      </w:hyperlink>
      <w:hyperlink r:id="rId25">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0E">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shd w:fill="c9daf8" w:val="clear"/>
          <w:rtl w:val="0"/>
        </w:rPr>
        <w:t xml:space="preserve">Andrews et al., 2024;</w:t>
      </w:r>
      <w:r w:rsidDel="00000000" w:rsidR="00000000" w:rsidRPr="00000000">
        <w:rPr>
          <w:shd w:fill="c9daf8" w:val="clear"/>
          <w:rtl w:val="0"/>
        </w:rPr>
        <w:t xml:space="preserve"> </w:t>
      </w:r>
      <w:r w:rsidDel="00000000" w:rsidR="00000000" w:rsidRPr="00000000">
        <w:rPr>
          <w:shd w:fill="c9daf8" w:val="clea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Feng et al., 2023</w:t>
      </w:r>
      <w:r w:rsidDel="00000000" w:rsidR="00000000" w:rsidRPr="00000000">
        <w:rPr>
          <w:rtl w:val="0"/>
        </w:rPr>
        <w:t xml:space="preserve">)</w:t>
      </w:r>
      <w:r w:rsidDel="00000000" w:rsidR="00000000" w:rsidRPr="00000000">
        <w:rPr>
          <w:rtl w:val="0"/>
        </w:rPr>
        <w:t xml:space="preserve">, and ecosystem functioning (</w:t>
      </w:r>
      <w:r w:rsidDel="00000000" w:rsidR="00000000" w:rsidRPr="00000000">
        <w:rPr>
          <w:shd w:fill="c9daf8" w:val="clear"/>
          <w:rtl w:val="0"/>
        </w:rPr>
        <w:t xml:space="preserve">Uriarte et al. 2019</w:t>
      </w:r>
      <w:r w:rsidDel="00000000" w:rsidR="00000000" w:rsidRPr="00000000">
        <w:rPr>
          <w:shd w:fill="c9daf8" w:val="clear"/>
          <w:rtl w:val="0"/>
        </w:rPr>
        <w:t xml:space="preserve">; Liu et al., 2017</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shd w:fill="c9daf8" w:val="clea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shd w:fill="c9daf8" w:val="clear"/>
          <w:rtl w:val="0"/>
        </w:rPr>
        <w:t xml:space="preserve">Parolin et al., 2004;</w:t>
      </w:r>
      <w:r w:rsidDel="00000000" w:rsidR="00000000" w:rsidRPr="00000000">
        <w:rPr>
          <w:shd w:fill="c9daf8" w:val="clear"/>
          <w:rtl w:val="0"/>
        </w:rPr>
        <w:t xml:space="preserve"> </w:t>
      </w:r>
      <w:r w:rsidDel="00000000" w:rsidR="00000000" w:rsidRPr="00000000">
        <w:rPr>
          <w:shd w:fill="c9daf8" w:val="clea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shd w:fill="c9daf8" w:val="clear"/>
          <w:rtl w:val="0"/>
        </w:rPr>
        <w:t xml:space="preserve">Bauters et al.,</w:t>
      </w:r>
      <w:r w:rsidDel="00000000" w:rsidR="00000000" w:rsidRPr="00000000">
        <w:rPr>
          <w:shd w:fill="c9daf8" w:val="clear"/>
          <w:rtl w:val="0"/>
        </w:rPr>
        <w:t xml:space="preserve"> 2018</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photosynthesis via cloud cover and fog (</w:t>
      </w:r>
      <w:r w:rsidDel="00000000" w:rsidR="00000000" w:rsidRPr="00000000">
        <w:rPr>
          <w:shd w:fill="c9daf8" w:val="clear"/>
          <w:rtl w:val="0"/>
        </w:rPr>
        <w:t xml:space="preserve">Philippon et al., 2019</w:t>
      </w:r>
      <w:r w:rsidDel="00000000" w:rsidR="00000000" w:rsidRPr="00000000">
        <w:rPr>
          <w:rtl w:val="0"/>
        </w:rPr>
        <w:t xml:space="preserve">; </w:t>
      </w:r>
      <w:r w:rsidDel="00000000" w:rsidR="00000000" w:rsidRPr="00000000">
        <w:rPr>
          <w:shd w:fill="c9daf8" w:val="clear"/>
          <w:rtl w:val="0"/>
        </w:rPr>
        <w:t xml:space="preserve">Pohl </w:t>
      </w:r>
      <w:r w:rsidDel="00000000" w:rsidR="00000000" w:rsidRPr="00000000">
        <w:rPr>
          <w:shd w:fill="c9daf8" w:val="clear"/>
          <w:rtl w:val="0"/>
        </w:rPr>
        <w:t xml:space="preserve">et al., 2021</w:t>
      </w:r>
      <w:r w:rsidDel="00000000" w:rsidR="00000000" w:rsidRPr="00000000">
        <w:rPr>
          <w:rtl w:val="0"/>
        </w:rPr>
        <w:t xml:space="preserve">), and evapotranspiration via dew deposition (e.g., </w:t>
      </w:r>
      <w:r w:rsidDel="00000000" w:rsidR="00000000" w:rsidRPr="00000000">
        <w:rPr>
          <w:shd w:fill="c9daf8" w:val="clear"/>
          <w:rtl w:val="0"/>
        </w:rPr>
        <w:t xml:space="preserve">Gerlein-Safdi et al., 2018;</w:t>
      </w:r>
      <w:r w:rsidDel="00000000" w:rsidR="00000000" w:rsidRPr="00000000">
        <w:rPr>
          <w:shd w:fill="c9daf8" w:val="clear"/>
          <w:rtl w:val="0"/>
        </w:rPr>
        <w:t xml:space="preserve"> </w:t>
      </w:r>
      <w:r w:rsidDel="00000000" w:rsidR="00000000" w:rsidRPr="00000000">
        <w:rPr>
          <w:shd w:fill="c9daf8" w:val="clea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shd w:fill="c9daf8" w:val="clear"/>
          <w:rtl w:val="0"/>
        </w:rPr>
        <w:t xml:space="preserve">Cook and Vizy 2015</w:t>
      </w:r>
      <w:r w:rsidDel="00000000" w:rsidR="00000000" w:rsidRPr="00000000">
        <w:rPr>
          <w:rtl w:val="0"/>
        </w:rPr>
        <w:t xml:space="preserve">; </w:t>
      </w:r>
      <w:r w:rsidDel="00000000" w:rsidR="00000000" w:rsidRPr="00000000">
        <w:rPr>
          <w:shd w:fill="c9daf8" w:val="clea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shd w:fill="c9daf8" w:val="clear"/>
          <w:rtl w:val="0"/>
        </w:rPr>
        <w:t xml:space="preserve">Schneider et al., 2014, Byrne et al., 2018</w:t>
      </w:r>
      <w:r w:rsidDel="00000000" w:rsidR="00000000" w:rsidRPr="00000000">
        <w:rPr>
          <w:rtl w:val="0"/>
        </w:rPr>
        <w:t xml:space="preserve">), monsoons (</w:t>
      </w:r>
      <w:r w:rsidDel="00000000" w:rsidR="00000000" w:rsidRPr="00000000">
        <w:rPr>
          <w:shd w:fill="c9daf8" w:val="clear"/>
          <w:rtl w:val="0"/>
        </w:rPr>
        <w:t xml:space="preserve">Cook and Vizy 2019</w:t>
      </w:r>
      <w:r w:rsidDel="00000000" w:rsidR="00000000" w:rsidRPr="00000000">
        <w:rPr>
          <w:rtl w:val="0"/>
        </w:rPr>
        <w:t xml:space="preserve">) and regional-scale dynamic systems (</w:t>
      </w:r>
      <w:r w:rsidDel="00000000" w:rsidR="00000000" w:rsidRPr="00000000">
        <w:rPr>
          <w:shd w:fill="c9daf8" w:val="clea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shd w:fill="c9daf8" w:val="clear"/>
          <w:rtl w:val="0"/>
        </w:rPr>
        <w:t xml:space="preserve">Raghavendra et al., 2020; Dias et al., 2017; </w:t>
      </w:r>
      <w:r w:rsidDel="00000000" w:rsidR="00000000" w:rsidRPr="00000000">
        <w:rPr>
          <w:shd w:fill="c9daf8" w:val="clea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shd w:fill="c9daf8" w:val="clear"/>
          <w:rtl w:val="0"/>
        </w:rPr>
        <w:t xml:space="preserve">Marengo et al., 2016</w:t>
      </w:r>
      <w:r w:rsidDel="00000000" w:rsidR="00000000" w:rsidRPr="00000000">
        <w:rPr>
          <w:rtl w:val="0"/>
        </w:rPr>
        <w:t xml:space="preserve">; </w:t>
      </w:r>
      <w:r w:rsidDel="00000000" w:rsidR="00000000" w:rsidRPr="00000000">
        <w:rPr>
          <w:shd w:fill="c9daf8" w:val="clear"/>
          <w:rtl w:val="0"/>
        </w:rPr>
        <w:t xml:space="preserve">Ndehedehe et al., 2018; </w:t>
      </w:r>
      <w:r w:rsidDel="00000000" w:rsidR="00000000" w:rsidRPr="00000000">
        <w:rPr>
          <w:shd w:fill="c9daf8" w:val="clear"/>
          <w:rtl w:val="0"/>
        </w:rPr>
        <w:t xml:space="preserve">Jiménez-Muñoz et al., 2016</w:t>
      </w:r>
      <w:r w:rsidDel="00000000" w:rsidR="00000000" w:rsidRPr="00000000">
        <w:rPr>
          <w:rtl w:val="0"/>
        </w:rPr>
        <w:t xml:space="preserve">), longer dry seasons (</w:t>
      </w:r>
      <w:r w:rsidDel="00000000" w:rsidR="00000000" w:rsidRPr="00000000">
        <w:rPr>
          <w:shd w:fill="c9daf8" w:val="clea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shd w:fill="c9daf8" w:val="clear"/>
          <w:rtl w:val="0"/>
        </w:rPr>
        <w:t xml:space="preserve">Taylor et al., 2018</w:t>
      </w:r>
      <w:r w:rsidDel="00000000" w:rsidR="00000000" w:rsidRPr="00000000">
        <w:rPr>
          <w:shd w:fill="c9daf8" w:val="clear"/>
          <w:rtl w:val="0"/>
        </w:rPr>
        <w:t xml:space="preserve">; Rehbein and Ambrizzi 2023; </w:t>
      </w:r>
      <w:r w:rsidDel="00000000" w:rsidR="00000000" w:rsidRPr="00000000">
        <w:rPr>
          <w:shd w:fill="c9daf8" w:val="clea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shd w:fill="c9daf8" w:val="clea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shd w:fill="c9daf8" w:val="clear"/>
          <w:rtl w:val="0"/>
        </w:rPr>
        <w:t xml:space="preserve">Bennett et al., 2023</w:t>
      </w:r>
      <w:r w:rsidDel="00000000" w:rsidR="00000000" w:rsidRPr="00000000">
        <w:rPr>
          <w:rtl w:val="0"/>
        </w:rPr>
        <w:t xml:space="preserve">).</w:t>
      </w:r>
    </w:p>
    <w:p w:rsidR="00000000" w:rsidDel="00000000" w:rsidP="00000000" w:rsidRDefault="00000000" w:rsidRPr="00000000" w14:paraId="00000110">
      <w:pPr>
        <w:spacing w:line="276" w:lineRule="auto"/>
        <w:rPr>
          <w:b w:val="1"/>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shd w:fill="c9daf8" w:val="clear"/>
          <w:rtl w:val="0"/>
        </w:rPr>
        <w:t xml:space="preserve">Li et al., 2022</w:t>
      </w:r>
      <w:r w:rsidDel="00000000" w:rsidR="00000000" w:rsidRPr="00000000">
        <w:rPr>
          <w:shd w:fill="c9daf8" w:val="clear"/>
          <w:rtl w:val="0"/>
        </w:rPr>
        <w:t xml:space="preserve">; </w:t>
      </w:r>
      <w:r w:rsidDel="00000000" w:rsidR="00000000" w:rsidRPr="00000000">
        <w:rPr>
          <w:shd w:fill="c9daf8" w:val="clea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shd w:fill="c9daf8" w:val="clear"/>
          <w:rtl w:val="0"/>
        </w:rPr>
        <w:t xml:space="preserve">Ndehedehe et al., 2022</w:t>
      </w:r>
      <w:r w:rsidDel="00000000" w:rsidR="00000000" w:rsidRPr="00000000">
        <w:rPr>
          <w:shd w:fill="c9daf8" w:val="clear"/>
          <w:rtl w:val="0"/>
        </w:rPr>
        <w:t xml:space="preserve">; </w:t>
      </w:r>
      <w:r w:rsidDel="00000000" w:rsidR="00000000" w:rsidRPr="00000000">
        <w:rPr>
          <w:shd w:fill="c9daf8" w:val="clear"/>
          <w:rtl w:val="0"/>
        </w:rPr>
        <w:t xml:space="preserve">Bogning et al., 2022</w:t>
      </w:r>
      <w:r w:rsidDel="00000000" w:rsidR="00000000" w:rsidRPr="00000000">
        <w:rPr>
          <w:shd w:fill="c9daf8" w:val="clea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shd w:fill="c9daf8" w:val="clear"/>
          <w:rtl w:val="0"/>
        </w:rPr>
        <w:t xml:space="preserve">Taylor et al., 2022</w:t>
      </w:r>
      <w:r w:rsidDel="00000000" w:rsidR="00000000" w:rsidRPr="00000000">
        <w:rPr>
          <w:shd w:fill="c9daf8" w:val="clear"/>
          <w:rtl w:val="0"/>
        </w:rPr>
        <w:t xml:space="preserve">; </w:t>
      </w:r>
      <w:r w:rsidDel="00000000" w:rsidR="00000000" w:rsidRPr="00000000">
        <w:rPr>
          <w:shd w:fill="c9daf8" w:val="clear"/>
          <w:rtl w:val="0"/>
        </w:rPr>
        <w:t xml:space="preserve">Commar et al., 2023</w:t>
      </w:r>
      <w:r w:rsidDel="00000000" w:rsidR="00000000" w:rsidRPr="00000000">
        <w:rPr>
          <w:rtl w:val="0"/>
        </w:rPr>
        <w:t xml:space="preserve">; </w:t>
      </w:r>
      <w:r w:rsidDel="00000000" w:rsidR="00000000" w:rsidRPr="00000000">
        <w:rPr>
          <w:shd w:fill="c9daf8" w:val="clear"/>
          <w:rtl w:val="0"/>
        </w:rPr>
        <w:t xml:space="preserve">Sierra et al., 2023</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Wright et al., 2017</w:t>
      </w:r>
      <w:r w:rsidDel="00000000" w:rsidR="00000000" w:rsidRPr="00000000">
        <w:rPr>
          <w:shd w:fill="c9daf8" w:val="clear"/>
          <w:rtl w:val="0"/>
        </w:rPr>
        <w:t xml:space="preserve">; </w:t>
      </w:r>
      <w:r w:rsidDel="00000000" w:rsidR="00000000" w:rsidRPr="00000000">
        <w:rPr>
          <w:shd w:fill="c9daf8" w:val="clear"/>
          <w:rtl w:val="0"/>
        </w:rPr>
        <w:t xml:space="preserve"> Leite-Filho et al., 2019</w:t>
      </w:r>
      <w:r w:rsidDel="00000000" w:rsidR="00000000" w:rsidRPr="00000000">
        <w:rPr>
          <w:shd w:fill="c9daf8" w:val="clear"/>
          <w:rtl w:val="0"/>
        </w:rPr>
        <w:t xml:space="preserve">; </w:t>
      </w:r>
      <w:r w:rsidDel="00000000" w:rsidR="00000000" w:rsidRPr="00000000">
        <w:rPr>
          <w:shd w:fill="c9daf8" w:val="clea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shd w:fill="c9daf8" w:val="clear"/>
          <w:rtl w:val="0"/>
        </w:rPr>
        <w:t xml:space="preserve">Fang et al., 2022</w:t>
      </w:r>
      <w:r w:rsidDel="00000000" w:rsidR="00000000" w:rsidRPr="00000000">
        <w:rPr>
          <w:shd w:fill="c9daf8" w:val="clear"/>
          <w:rtl w:val="0"/>
        </w:rPr>
        <w:t xml:space="preserve">;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26">
        <w:r w:rsidDel="00000000" w:rsidR="00000000" w:rsidRPr="00000000">
          <w:rPr>
            <w:rtl w:val="0"/>
          </w:rPr>
          <w:t xml:space="preserve">(</w:t>
        </w:r>
      </w:hyperlink>
      <w:hyperlink r:id="rId27">
        <w:r w:rsidDel="00000000" w:rsidR="00000000" w:rsidRPr="00000000">
          <w:rPr>
            <w:shd w:fill="c9daf8" w:val="clear"/>
            <w:rtl w:val="0"/>
          </w:rPr>
          <w:t xml:space="preserve">Devaraju et al., 2018</w:t>
        </w:r>
      </w:hyperlink>
      <w:hyperlink r:id="rId28">
        <w:r w:rsidDel="00000000" w:rsidR="00000000" w:rsidRPr="00000000">
          <w:rPr>
            <w:shd w:fill="c9daf8" w:val="clear"/>
            <w:rtl w:val="0"/>
          </w:rPr>
          <w:t xml:space="preserve">; </w:t>
        </w:r>
      </w:hyperlink>
      <w:hyperlink r:id="rId29">
        <w:r w:rsidDel="00000000" w:rsidR="00000000" w:rsidRPr="00000000">
          <w:rPr>
            <w:shd w:fill="c9daf8" w:val="clear"/>
            <w:rtl w:val="0"/>
          </w:rPr>
          <w:t xml:space="preserve">Li et al., 2015</w:t>
        </w:r>
      </w:hyperlink>
      <w:hyperlink r:id="rId30">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1">
        <w:r w:rsidDel="00000000" w:rsidR="00000000" w:rsidRPr="00000000">
          <w:rPr>
            <w:rtl w:val="0"/>
          </w:rPr>
          <w:t xml:space="preserve">(</w:t>
        </w:r>
      </w:hyperlink>
      <w:hyperlink r:id="rId32">
        <w:r w:rsidDel="00000000" w:rsidR="00000000" w:rsidRPr="00000000">
          <w:rPr>
            <w:shd w:fill="c9daf8" w:val="clear"/>
            <w:rtl w:val="0"/>
          </w:rPr>
          <w:t xml:space="preserve">Alkama and Cescatti 2016</w:t>
        </w:r>
      </w:hyperlink>
      <w:hyperlink r:id="rId33">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4">
        <w:r w:rsidDel="00000000" w:rsidR="00000000" w:rsidRPr="00000000">
          <w:rPr>
            <w:rtl w:val="0"/>
          </w:rPr>
          <w:t xml:space="preserve">(</w:t>
        </w:r>
      </w:hyperlink>
      <w:hyperlink r:id="rId35">
        <w:r w:rsidDel="00000000" w:rsidR="00000000" w:rsidRPr="00000000">
          <w:rPr>
            <w:shd w:fill="c9daf8" w:val="clear"/>
            <w:rtl w:val="0"/>
          </w:rPr>
          <w:t xml:space="preserve">Choury et al., 2022</w:t>
        </w:r>
      </w:hyperlink>
      <w:hyperlink r:id="rId36">
        <w:r w:rsidDel="00000000" w:rsidR="00000000" w:rsidRPr="00000000">
          <w:rPr>
            <w:shd w:fill="c9daf8" w:val="clear"/>
            <w:rtl w:val="0"/>
          </w:rPr>
          <w:t xml:space="preserve">; </w:t>
        </w:r>
      </w:hyperlink>
      <w:hyperlink r:id="rId37">
        <w:r w:rsidDel="00000000" w:rsidR="00000000" w:rsidRPr="00000000">
          <w:rPr>
            <w:shd w:fill="c9daf8" w:val="clear"/>
            <w:rtl w:val="0"/>
          </w:rPr>
          <w:t xml:space="preserve">Das et al., 2023</w:t>
        </w:r>
      </w:hyperlink>
      <w:hyperlink r:id="rId38">
        <w:r w:rsidDel="00000000" w:rsidR="00000000" w:rsidRPr="00000000">
          <w:rPr>
            <w:shd w:fill="c9daf8" w:val="clear"/>
            <w:rtl w:val="0"/>
          </w:rPr>
          <w:t xml:space="preserve">; </w:t>
        </w:r>
      </w:hyperlink>
      <w:hyperlink r:id="rId39">
        <w:r w:rsidDel="00000000" w:rsidR="00000000" w:rsidRPr="00000000">
          <w:rPr>
            <w:shd w:fill="c9daf8" w:val="clear"/>
            <w:rtl w:val="0"/>
          </w:rPr>
          <w:t xml:space="preserve">Liu et al., 2017</w:t>
        </w:r>
      </w:hyperlink>
      <w:hyperlink r:id="rId40">
        <w:r w:rsidDel="00000000" w:rsidR="00000000" w:rsidRPr="00000000">
          <w:rPr>
            <w:shd w:fill="c9daf8" w:val="clear"/>
            <w:rtl w:val="0"/>
          </w:rPr>
          <w:t xml:space="preserve">; </w:t>
        </w:r>
      </w:hyperlink>
      <w:hyperlink r:id="rId41">
        <w:r w:rsidDel="00000000" w:rsidR="00000000" w:rsidRPr="00000000">
          <w:rPr>
            <w:shd w:fill="c9daf8" w:val="clear"/>
            <w:rtl w:val="0"/>
          </w:rPr>
          <w:t xml:space="preserve">Lloyd et al., 2023</w:t>
        </w:r>
      </w:hyperlink>
      <w:hyperlink r:id="rId42">
        <w:r w:rsidDel="00000000" w:rsidR="00000000" w:rsidRPr="00000000">
          <w:rPr>
            <w:rtl w:val="0"/>
          </w:rPr>
          <w:t xml:space="preserve">)</w:t>
        </w:r>
      </w:hyperlink>
      <w:r w:rsidDel="00000000" w:rsidR="00000000" w:rsidRPr="00000000">
        <w:rPr>
          <w:rtl w:val="0"/>
        </w:rPr>
        <w:t xml:space="preserve">. Deforestation and degradation can increase streamflow and sediment fluxes (</w:t>
      </w:r>
      <w:r w:rsidDel="00000000" w:rsidR="00000000" w:rsidRPr="00000000">
        <w:rPr>
          <w:shd w:fill="c9daf8" w:val="clear"/>
          <w:rtl w:val="0"/>
        </w:rPr>
        <w:t xml:space="preserve">Levy et al., 2018</w:t>
      </w:r>
      <w:r w:rsidDel="00000000" w:rsidR="00000000" w:rsidRPr="00000000">
        <w:rPr>
          <w:rtl w:val="0"/>
        </w:rPr>
        <w:t xml:space="preserve">) by increasing sensible heat flux and decreasing evapotranspiration and infiltration (</w:t>
      </w:r>
      <w:r w:rsidDel="00000000" w:rsidR="00000000" w:rsidRPr="00000000">
        <w:rPr>
          <w:shd w:fill="c9daf8" w:val="clear"/>
          <w:rtl w:val="0"/>
        </w:rPr>
        <w:t xml:space="preserve">Costa et al., 2003;</w:t>
      </w:r>
      <w:r w:rsidDel="00000000" w:rsidR="00000000" w:rsidRPr="00000000">
        <w:rPr>
          <w:shd w:fill="c9daf8" w:val="clear"/>
          <w:rtl w:val="0"/>
        </w:rPr>
        <w:t xml:space="preserve"> </w:t>
      </w:r>
      <w:r w:rsidDel="00000000" w:rsidR="00000000" w:rsidRPr="00000000">
        <w:rPr>
          <w:shd w:fill="c9daf8" w:val="clear"/>
          <w:rtl w:val="0"/>
        </w:rPr>
        <w:t xml:space="preserve">Souza-Filho et al., 2016</w:t>
      </w:r>
      <w:r w:rsidDel="00000000" w:rsidR="00000000" w:rsidRPr="00000000">
        <w:rPr>
          <w:rtl w:val="0"/>
        </w:rPr>
        <w:t xml:space="preserve">; </w:t>
      </w:r>
      <w:r w:rsidDel="00000000" w:rsidR="00000000" w:rsidRPr="00000000">
        <w:rPr>
          <w:shd w:fill="c9daf8" w:val="clear"/>
          <w:rtl w:val="0"/>
        </w:rPr>
        <w:t xml:space="preserve">Longo et al. 2020</w:t>
      </w:r>
      <w:r w:rsidDel="00000000" w:rsidR="00000000" w:rsidRPr="00000000">
        <w:rPr>
          <w:rtl w:val="0"/>
        </w:rPr>
        <w:t xml:space="preserve">, </w:t>
      </w:r>
      <w:r w:rsidDel="00000000" w:rsidR="00000000" w:rsidRPr="00000000">
        <w:rPr>
          <w:shd w:fill="c9daf8" w:val="clear"/>
          <w:rtl w:val="0"/>
        </w:rPr>
        <w:t xml:space="preserve">de Oliveira et al., 2021</w:t>
      </w:r>
      <w:r w:rsidDel="00000000" w:rsidR="00000000" w:rsidRPr="00000000">
        <w:rPr>
          <w:rtl w:val="0"/>
        </w:rPr>
        <w:t xml:space="preserve">; </w:t>
      </w:r>
      <w:r w:rsidDel="00000000" w:rsidR="00000000" w:rsidRPr="00000000">
        <w:rPr>
          <w:shd w:fill="c9daf8" w:val="clear"/>
          <w:rtl w:val="0"/>
        </w:rPr>
        <w:t xml:space="preserve">Rangel-Pinag</w:t>
      </w:r>
      <w:r w:rsidDel="00000000" w:rsidR="00000000" w:rsidRPr="00000000">
        <w:rPr>
          <w:shd w:fill="c9daf8" w:val="clear"/>
          <w:rtl w:val="0"/>
        </w:rPr>
        <w:t xml:space="preserve">é</w:t>
      </w:r>
      <w:r w:rsidDel="00000000" w:rsidR="00000000" w:rsidRPr="00000000">
        <w:rPr>
          <w:shd w:fill="c9daf8" w:val="clear"/>
          <w:rtl w:val="0"/>
        </w:rPr>
        <w:t xml:space="preserve"> et al., 2023</w:t>
      </w:r>
      <w:r w:rsidDel="00000000" w:rsidR="00000000" w:rsidRPr="00000000">
        <w:rPr>
          <w:rtl w:val="0"/>
        </w:rPr>
        <w:t xml:space="preserve">), leading to changes in the surface water and energy balances. Land cover and land-use change can affect precipitation patterns by altering surface heterogeneity and influencing downstream moisture and heat fluxes </w:t>
      </w:r>
      <w:hyperlink r:id="rId43">
        <w:r w:rsidDel="00000000" w:rsidR="00000000" w:rsidRPr="00000000">
          <w:rPr>
            <w:rtl w:val="0"/>
          </w:rPr>
          <w:t xml:space="preserve">(</w:t>
        </w:r>
      </w:hyperlink>
      <w:hyperlink r:id="rId44">
        <w:r w:rsidDel="00000000" w:rsidR="00000000" w:rsidRPr="00000000">
          <w:rPr>
            <w:shd w:fill="c9daf8" w:val="clear"/>
            <w:rtl w:val="0"/>
          </w:rPr>
          <w:t xml:space="preserve">Mahmood et al., 2014</w:t>
        </w:r>
      </w:hyperlink>
      <w:hyperlink r:id="rId45">
        <w:r w:rsidDel="00000000" w:rsidR="00000000" w:rsidRPr="00000000">
          <w:rPr>
            <w:shd w:fill="c9daf8" w:val="clear"/>
            <w:rtl w:val="0"/>
          </w:rPr>
          <w:t xml:space="preserve">; </w:t>
        </w:r>
      </w:hyperlink>
      <w:hyperlink r:id="rId46">
        <w:r w:rsidDel="00000000" w:rsidR="00000000" w:rsidRPr="00000000">
          <w:rPr>
            <w:shd w:fill="c9daf8" w:val="clear"/>
            <w:rtl w:val="0"/>
          </w:rPr>
          <w:t xml:space="preserve">Snyder, 2010</w:t>
        </w:r>
      </w:hyperlink>
      <w:hyperlink r:id="rId47">
        <w:r w:rsidDel="00000000" w:rsidR="00000000" w:rsidRPr="00000000">
          <w:rPr>
            <w:rtl w:val="0"/>
          </w:rPr>
          <w:t xml:space="preserve">)</w:t>
        </w:r>
      </w:hyperlink>
      <w:r w:rsidDel="00000000" w:rsidR="00000000" w:rsidRPr="00000000">
        <w:rPr>
          <w:rtl w:val="0"/>
        </w:rPr>
        <w:t xml:space="preserve"> and cross-continental nutrient cycles </w:t>
      </w:r>
      <w:hyperlink r:id="rId48">
        <w:r w:rsidDel="00000000" w:rsidR="00000000" w:rsidRPr="00000000">
          <w:rPr>
            <w:rtl w:val="0"/>
          </w:rPr>
          <w:t xml:space="preserve">(</w:t>
        </w:r>
      </w:hyperlink>
      <w:hyperlink r:id="rId49">
        <w:r w:rsidDel="00000000" w:rsidR="00000000" w:rsidRPr="00000000">
          <w:rPr>
            <w:shd w:fill="c9daf8" w:val="clear"/>
            <w:rtl w:val="0"/>
          </w:rPr>
          <w:t xml:space="preserve">Li et al., 2021</w:t>
        </w:r>
      </w:hyperlink>
      <w:r w:rsidDel="00000000" w:rsidR="00000000" w:rsidRPr="00000000">
        <w:rPr>
          <w:shd w:fill="c9daf8" w:val="clear"/>
          <w:rtl w:val="0"/>
        </w:rPr>
        <w:t xml:space="preserve">; </w:t>
      </w:r>
      <w:r w:rsidDel="00000000" w:rsidR="00000000" w:rsidRPr="00000000">
        <w:rPr>
          <w:shd w:fill="c9daf8" w:val="clear"/>
          <w:rtl w:val="0"/>
        </w:rPr>
        <w:t xml:space="preserve">Barkley et al., 2019</w:t>
      </w:r>
      <w:hyperlink r:id="rId50">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their regional dynamics (</w:t>
      </w:r>
      <w:r w:rsidDel="00000000" w:rsidR="00000000" w:rsidRPr="00000000">
        <w:rPr>
          <w:shd w:fill="c9daf8" w:val="clear"/>
          <w:rtl w:val="0"/>
        </w:rPr>
        <w:t xml:space="preserve">Liu et al., 2020</w:t>
      </w:r>
      <w:r w:rsidDel="00000000" w:rsidR="00000000" w:rsidRPr="00000000">
        <w:rPr>
          <w:rtl w:val="0"/>
        </w:rPr>
        <w:t xml:space="preserve">; </w:t>
      </w:r>
      <w:r w:rsidDel="00000000" w:rsidR="00000000" w:rsidRPr="00000000">
        <w:rPr>
          <w:shd w:fill="c9daf8" w:val="clear"/>
          <w:rtl w:val="0"/>
        </w:rPr>
        <w:t xml:space="preserve">Zhang et al., 2008</w:t>
      </w:r>
      <w:r w:rsidDel="00000000" w:rsidR="00000000" w:rsidRPr="00000000">
        <w:rPr>
          <w:rtl w:val="0"/>
        </w:rPr>
        <w:t xml:space="preserve">; </w:t>
      </w:r>
      <w:r w:rsidDel="00000000" w:rsidR="00000000" w:rsidRPr="00000000">
        <w:rPr>
          <w:shd w:fill="c9daf8" w:val="clear"/>
          <w:rtl w:val="0"/>
        </w:rPr>
        <w:t xml:space="preserve">Chaboureau et al., 2022; Tosca et al., 2015</w:t>
      </w:r>
      <w:r w:rsidDel="00000000" w:rsidR="00000000" w:rsidRPr="00000000">
        <w:rPr>
          <w:rtl w:val="0"/>
        </w:rPr>
        <w:t xml:space="preserve">). </w:t>
      </w:r>
    </w:p>
    <w:p w:rsidR="00000000" w:rsidDel="00000000" w:rsidP="00000000" w:rsidRDefault="00000000" w:rsidRPr="00000000" w14:paraId="00000112">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shd w:fill="c9daf8" w:val="clear"/>
          <w:rtl w:val="0"/>
        </w:rPr>
        <w:t xml:space="preserve">Hirota et al., 2011</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shd w:fill="c9daf8" w:val="clear"/>
          <w:rtl w:val="0"/>
        </w:rPr>
        <w:t xml:space="preserve">Zhang et al., 2015</w:t>
      </w:r>
      <w:r w:rsidDel="00000000" w:rsidR="00000000" w:rsidRPr="00000000">
        <w:rPr>
          <w:shd w:fill="c9daf8" w:val="clear"/>
          <w:rtl w:val="0"/>
        </w:rPr>
        <w:t xml:space="preserve">; </w:t>
      </w:r>
      <w:r w:rsidDel="00000000" w:rsidR="00000000" w:rsidRPr="00000000">
        <w:rPr>
          <w:shd w:fill="c9daf8" w:val="clear"/>
          <w:rtl w:val="0"/>
        </w:rPr>
        <w:t xml:space="preserve">Bartlett et al., 2019</w:t>
      </w:r>
      <w:r w:rsidDel="00000000" w:rsidR="00000000" w:rsidRPr="00000000">
        <w:rPr>
          <w:shd w:fill="c9daf8" w:val="clear"/>
          <w:rtl w:val="0"/>
        </w:rPr>
        <w:t xml:space="preserve">)</w:t>
      </w:r>
      <w:r w:rsidDel="00000000" w:rsidR="00000000" w:rsidRPr="00000000">
        <w:rPr>
          <w:shd w:fill="c9daf8" w:val="clear"/>
          <w:rtl w:val="0"/>
        </w:rPr>
        <w:t xml:space="preserve">.</w:t>
      </w:r>
      <w:r w:rsidDel="00000000" w:rsidR="00000000" w:rsidRPr="00000000">
        <w:rPr>
          <w:shd w:fill="c9daf8" w:val="clea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shd w:fill="c9daf8" w:val="clea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1">
        <w:r w:rsidDel="00000000" w:rsidR="00000000" w:rsidRPr="00000000">
          <w:rPr>
            <w:rtl w:val="0"/>
          </w:rPr>
          <w:t xml:space="preserve">(</w:t>
        </w:r>
      </w:hyperlink>
      <w:hyperlink r:id="rId52">
        <w:r w:rsidDel="00000000" w:rsidR="00000000" w:rsidRPr="00000000">
          <w:rPr>
            <w:shd w:fill="c9daf8" w:val="clear"/>
            <w:rtl w:val="0"/>
          </w:rPr>
          <w:t xml:space="preserve">Aguirre-Gutiérrez et al., 2020</w:t>
        </w:r>
      </w:hyperlink>
      <w:hyperlink r:id="rId53">
        <w:r w:rsidDel="00000000" w:rsidR="00000000" w:rsidRPr="00000000">
          <w:rPr>
            <w:shd w:fill="c9daf8" w:val="clear"/>
            <w:rtl w:val="0"/>
          </w:rPr>
          <w:t xml:space="preserve">; Flores et al., 2024; </w:t>
        </w:r>
      </w:hyperlink>
      <w:hyperlink r:id="rId54">
        <w:r w:rsidDel="00000000" w:rsidR="00000000" w:rsidRPr="00000000">
          <w:rPr>
            <w:shd w:fill="c9daf8" w:val="clear"/>
            <w:rtl w:val="0"/>
          </w:rPr>
          <w:t xml:space="preserve">Nobre et al., 2016</w:t>
        </w:r>
      </w:hyperlink>
      <w:hyperlink r:id="rId55">
        <w:r w:rsidDel="00000000" w:rsidR="00000000" w:rsidRPr="00000000">
          <w:rPr>
            <w:shd w:fill="c9daf8" w:val="clear"/>
            <w:rtl w:val="0"/>
          </w:rPr>
          <w:t xml:space="preserve">; </w:t>
        </w:r>
      </w:hyperlink>
      <w:hyperlink r:id="rId56">
        <w:r w:rsidDel="00000000" w:rsidR="00000000" w:rsidRPr="00000000">
          <w:rPr>
            <w:shd w:fill="c9daf8" w:val="clear"/>
            <w:rtl w:val="0"/>
          </w:rPr>
          <w:t xml:space="preserve">Scheffer et al., 2001</w:t>
        </w:r>
      </w:hyperlink>
      <w:hyperlink r:id="rId57">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13">
      <w:pPr>
        <w:pStyle w:val="Heading3"/>
        <w:rPr>
          <w:highlight w:val="cyan"/>
        </w:rPr>
      </w:pPr>
      <w:bookmarkStart w:colFirst="0" w:colLast="0" w:name="_thgadem9pj58" w:id="12"/>
      <w:bookmarkEnd w:id="12"/>
      <w:r w:rsidDel="00000000" w:rsidR="00000000" w:rsidRPr="00000000">
        <w:rPr>
          <w:rtl w:val="0"/>
        </w:rPr>
        <w:t xml:space="preserve">2.4 </w:t>
      </w:r>
      <w:commentRangeStart w:id="28"/>
      <w:r w:rsidDel="00000000" w:rsidR="00000000" w:rsidRPr="00000000">
        <w:rPr>
          <w:rtl w:val="0"/>
        </w:rPr>
        <w:t xml:space="preserve">Social-Ecological Systems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14">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15">
      <w:pPr>
        <w:rPr>
          <w:color w:val="ff0000"/>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Social-Ecological Systems: </w:t>
      </w:r>
      <w:r w:rsidDel="00000000" w:rsidR="00000000" w:rsidRPr="00000000">
        <w:rPr>
          <w:rtl w:val="0"/>
        </w:rPr>
        <w:t xml:space="preserve">To fully understand the complexity of tropical forests and how they are being impacted by global change, PANGEA takes a social-ecological </w:t>
      </w:r>
      <w:r w:rsidDel="00000000" w:rsidR="00000000" w:rsidRPr="00000000">
        <w:rPr>
          <w:rtl w:val="0"/>
        </w:rPr>
        <w:t xml:space="preserve">systems</w:t>
      </w:r>
      <w:r w:rsidDel="00000000" w:rsidR="00000000" w:rsidRPr="00000000">
        <w:rPr>
          <w:rtl w:val="0"/>
        </w:rPr>
        <w:t xml:space="preserve"> (SES) approach that centers the feedbacks that exist between people, climate and the environment (</w:t>
      </w:r>
      <w:r w:rsidDel="00000000" w:rsidR="00000000" w:rsidRPr="00000000">
        <w:rPr>
          <w:b w:val="1"/>
          <w:highlight w:val="yellow"/>
          <w:rtl w:val="0"/>
        </w:rPr>
        <w:t xml:space="preserve">Fig XX</w:t>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shd w:fill="c9daf8" w:val="clear"/>
          <w:rtl w:val="0"/>
        </w:rPr>
        <w:t xml:space="preserve">Scoones </w:t>
      </w:r>
      <w:r w:rsidDel="00000000" w:rsidR="00000000" w:rsidRPr="00000000">
        <w:rPr>
          <w:shd w:fill="c9daf8" w:val="clear"/>
          <w:rtl w:val="0"/>
        </w:rPr>
        <w:t xml:space="preserve">1998</w:t>
      </w:r>
      <w:r w:rsidDel="00000000" w:rsidR="00000000" w:rsidRPr="00000000">
        <w:rPr>
          <w:rtl w:val="0"/>
        </w:rPr>
        <w:t xml:space="preserve">), SES subsystems and interactions (</w:t>
      </w:r>
      <w:r w:rsidDel="00000000" w:rsidR="00000000" w:rsidRPr="00000000">
        <w:rPr>
          <w:shd w:fill="c9daf8" w:val="clear"/>
          <w:rtl w:val="0"/>
        </w:rPr>
        <w:t xml:space="preserve">Ostrom </w:t>
      </w:r>
      <w:r w:rsidDel="00000000" w:rsidR="00000000" w:rsidRPr="00000000">
        <w:rPr>
          <w:shd w:fill="c9daf8" w:val="clear"/>
          <w:rtl w:val="0"/>
        </w:rPr>
        <w:t xml:space="preserve">2009</w:t>
      </w:r>
      <w:r w:rsidDel="00000000" w:rsidR="00000000" w:rsidRPr="00000000">
        <w:rPr>
          <w:rtl w:val="0"/>
        </w:rPr>
        <w:t xml:space="preserve">), SES resiliency (</w:t>
      </w:r>
      <w:r w:rsidDel="00000000" w:rsidR="00000000" w:rsidRPr="00000000">
        <w:rPr>
          <w:shd w:fill="c9daf8" w:val="clear"/>
          <w:rtl w:val="0"/>
        </w:rPr>
        <w:t xml:space="preserve">Folke </w:t>
      </w:r>
      <w:r w:rsidDel="00000000" w:rsidR="00000000" w:rsidRPr="00000000">
        <w:rPr>
          <w:shd w:fill="c9daf8" w:val="clear"/>
          <w:rtl w:val="0"/>
        </w:rPr>
        <w:t xml:space="preserve">2006</w:t>
      </w:r>
      <w:r w:rsidDel="00000000" w:rsidR="00000000" w:rsidRPr="00000000">
        <w:rPr>
          <w:rtl w:val="0"/>
        </w:rPr>
        <w:t xml:space="preserve">), robustness in SES (</w:t>
      </w:r>
      <w:r w:rsidDel="00000000" w:rsidR="00000000" w:rsidRPr="00000000">
        <w:rPr>
          <w:shd w:fill="c9daf8" w:val="clear"/>
          <w:rtl w:val="0"/>
        </w:rPr>
        <w:t xml:space="preserve">Anderies et al., </w:t>
      </w:r>
      <w:r w:rsidDel="00000000" w:rsidR="00000000" w:rsidRPr="00000000">
        <w:rPr>
          <w:shd w:fill="c9daf8" w:val="clear"/>
          <w:rtl w:val="0"/>
        </w:rPr>
        <w:t xml:space="preserve">2004</w:t>
      </w:r>
      <w:r w:rsidDel="00000000" w:rsidR="00000000" w:rsidRPr="00000000">
        <w:rPr>
          <w:rtl w:val="0"/>
        </w:rPr>
        <w:t xml:space="preserve">), coupled human-nature systems (</w:t>
      </w:r>
      <w:r w:rsidDel="00000000" w:rsidR="00000000" w:rsidRPr="00000000">
        <w:rPr>
          <w:shd w:fill="c9daf8" w:val="clear"/>
          <w:rtl w:val="0"/>
        </w:rPr>
        <w:t xml:space="preserve">Liu et al., </w:t>
      </w:r>
      <w:r w:rsidDel="00000000" w:rsidR="00000000" w:rsidRPr="00000000">
        <w:rPr>
          <w:shd w:fill="c9daf8" w:val="clear"/>
          <w:rtl w:val="0"/>
        </w:rPr>
        <w:t xml:space="preserve">2007</w:t>
      </w:r>
      <w:r w:rsidDel="00000000" w:rsidR="00000000" w:rsidRPr="00000000">
        <w:rPr>
          <w:rtl w:val="0"/>
        </w:rPr>
        <w:t xml:space="preserve">), socionature (</w:t>
      </w:r>
      <w:r w:rsidDel="00000000" w:rsidR="00000000" w:rsidRPr="00000000">
        <w:rPr>
          <w:shd w:fill="c9daf8" w:val="clear"/>
          <w:rtl w:val="0"/>
        </w:rPr>
        <w:t xml:space="preserve">Swyngedouw </w:t>
      </w:r>
      <w:r w:rsidDel="00000000" w:rsidR="00000000" w:rsidRPr="00000000">
        <w:rPr>
          <w:shd w:fill="c9daf8" w:val="clear"/>
          <w:rtl w:val="0"/>
        </w:rPr>
        <w:t xml:space="preserve">1999</w:t>
      </w:r>
      <w:r w:rsidDel="00000000" w:rsidR="00000000" w:rsidRPr="00000000">
        <w:rPr>
          <w:rtl w:val="0"/>
        </w:rPr>
        <w:t xml:space="preserve">), ecosystem services (</w:t>
      </w:r>
      <w:r w:rsidDel="00000000" w:rsidR="00000000" w:rsidRPr="00000000">
        <w:rPr>
          <w:shd w:fill="c9daf8" w:val="clear"/>
          <w:rtl w:val="0"/>
        </w:rPr>
        <w:t xml:space="preserve">Costanza et al., </w:t>
      </w:r>
      <w:r w:rsidDel="00000000" w:rsidR="00000000" w:rsidRPr="00000000">
        <w:rPr>
          <w:shd w:fill="c9daf8" w:val="clear"/>
          <w:rtl w:val="0"/>
        </w:rPr>
        <w:t xml:space="preserve">2017</w:t>
      </w:r>
      <w:r w:rsidDel="00000000" w:rsidR="00000000" w:rsidRPr="00000000">
        <w:rPr>
          <w:shd w:fill="c9daf8" w:val="clear"/>
          <w:rtl w:val="0"/>
        </w:rPr>
        <w:t xml:space="preserve">; Daily </w:t>
      </w:r>
      <w:r w:rsidDel="00000000" w:rsidR="00000000" w:rsidRPr="00000000">
        <w:rPr>
          <w:shd w:fill="c9daf8" w:val="clea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shd w:fill="c9daf8" w:val="clear"/>
          <w:rtl w:val="0"/>
        </w:rPr>
        <w:t xml:space="preserve">Pascual et al., </w:t>
      </w:r>
      <w:r w:rsidDel="00000000" w:rsidR="00000000" w:rsidRPr="00000000">
        <w:rPr>
          <w:shd w:fill="c9daf8" w:val="clear"/>
          <w:rtl w:val="0"/>
        </w:rPr>
        <w:t xml:space="preserve">2017</w:t>
      </w:r>
      <w:r w:rsidDel="00000000" w:rsidR="00000000" w:rsidRPr="00000000">
        <w:rPr>
          <w:rtl w:val="0"/>
        </w:rPr>
        <w:t xml:space="preserve">), and social-ecological co-benefits (</w:t>
      </w:r>
      <w:r w:rsidDel="00000000" w:rsidR="00000000" w:rsidRPr="00000000">
        <w:rPr>
          <w:shd w:fill="c9daf8" w:val="clear"/>
          <w:rtl w:val="0"/>
        </w:rPr>
        <w:t xml:space="preserve">Levis et al., </w:t>
      </w:r>
      <w:r w:rsidDel="00000000" w:rsidR="00000000" w:rsidRPr="00000000">
        <w:rPr>
          <w:shd w:fill="c9daf8" w:val="clear"/>
          <w:rtl w:val="0"/>
        </w:rPr>
        <w:t xml:space="preserve">2024</w:t>
      </w:r>
      <w:r w:rsidDel="00000000" w:rsidR="00000000" w:rsidRPr="00000000">
        <w:rPr>
          <w:rtl w:val="0"/>
        </w:rPr>
        <w:t xml:space="preserve">). While these frameworks may differ in their definitions (</w:t>
      </w:r>
      <w:r w:rsidDel="00000000" w:rsidR="00000000" w:rsidRPr="00000000">
        <w:rPr>
          <w:shd w:fill="c9daf8" w:val="clear"/>
          <w:rtl w:val="0"/>
        </w:rPr>
        <w:t xml:space="preserve">Colding and Barthel </w:t>
      </w:r>
      <w:r w:rsidDel="00000000" w:rsidR="00000000" w:rsidRPr="00000000">
        <w:rPr>
          <w:shd w:fill="c9daf8" w:val="clea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A SES perspective is </w:t>
      </w:r>
      <w:r w:rsidDel="00000000" w:rsidR="00000000" w:rsidRPr="00000000">
        <w:rPr>
          <w:rtl w:val="0"/>
        </w:rPr>
        <w:t xml:space="preserve">particularly</w:t>
      </w:r>
      <w:r w:rsidDel="00000000" w:rsidR="00000000" w:rsidRPr="00000000">
        <w:rPr>
          <w:rtl w:val="0"/>
        </w:rPr>
        <w:t xml:space="preserve"> important in the tropics where land and forests are under high demand to meet food </w:t>
      </w:r>
      <w:r w:rsidDel="00000000" w:rsidR="00000000" w:rsidRPr="00000000">
        <w:rPr>
          <w:rtl w:val="0"/>
        </w:rPr>
        <w:t xml:space="preserve">security and production needs</w:t>
      </w:r>
      <w:r w:rsidDel="00000000" w:rsidR="00000000" w:rsidRPr="00000000">
        <w:rPr>
          <w:rtl w:val="0"/>
        </w:rPr>
        <w:t xml:space="preserve">, conservation and </w:t>
      </w:r>
      <w:r w:rsidDel="00000000" w:rsidR="00000000" w:rsidRPr="00000000">
        <w:rPr>
          <w:rtl w:val="0"/>
        </w:rPr>
        <w:t xml:space="preserve">biodiversity</w:t>
      </w:r>
      <w:r w:rsidDel="00000000" w:rsidR="00000000" w:rsidRPr="00000000">
        <w:rPr>
          <w:rtl w:val="0"/>
        </w:rPr>
        <w:t xml:space="preserve"> goals, and support local </w:t>
      </w:r>
      <w:r w:rsidDel="00000000" w:rsidR="00000000" w:rsidRPr="00000000">
        <w:rPr>
          <w:rtl w:val="0"/>
        </w:rPr>
        <w:t xml:space="preserve">livelihoods</w:t>
      </w:r>
      <w:r w:rsidDel="00000000" w:rsidR="00000000" w:rsidRPr="00000000">
        <w:rPr>
          <w:rtl w:val="0"/>
        </w:rPr>
        <w:t xml:space="preserve"> and development. </w:t>
      </w:r>
      <w:r w:rsidDel="00000000" w:rsidR="00000000" w:rsidRPr="00000000">
        <w:rPr>
          <w:rtl w:val="0"/>
        </w:rPr>
        <w:t xml:space="preserve">Understanding</w:t>
      </w:r>
      <w:r w:rsidDel="00000000" w:rsidR="00000000" w:rsidRPr="00000000">
        <w:rPr>
          <w:rtl w:val="0"/>
        </w:rPr>
        <w:t xml:space="preserve"> the social and ecological impacts of these trade-offs and the feedbacks that shape them is required to </w:t>
      </w:r>
      <w:r w:rsidDel="00000000" w:rsidR="00000000" w:rsidRPr="00000000">
        <w:rPr>
          <w:rtl w:val="0"/>
        </w:rPr>
        <w:t xml:space="preserve">develop</w:t>
      </w:r>
      <w:r w:rsidDel="00000000" w:rsidR="00000000" w:rsidRPr="00000000">
        <w:rPr>
          <w:rtl w:val="0"/>
        </w:rPr>
        <w:t xml:space="preserve"> a </w:t>
      </w:r>
      <w:r w:rsidDel="00000000" w:rsidR="00000000" w:rsidRPr="00000000">
        <w:rPr>
          <w:rtl w:val="0"/>
        </w:rPr>
        <w:t xml:space="preserve">comprehensive</w:t>
      </w:r>
      <w:r w:rsidDel="00000000" w:rsidR="00000000" w:rsidRPr="00000000">
        <w:rPr>
          <w:rtl w:val="0"/>
        </w:rPr>
        <w:t xml:space="preserve"> understanding of the forces shaping tropical forest vulnerability and resilience and to guide effective and culturally </w:t>
      </w:r>
      <w:r w:rsidDel="00000000" w:rsidR="00000000" w:rsidRPr="00000000">
        <w:rPr>
          <w:rtl w:val="0"/>
        </w:rPr>
        <w:t xml:space="preserve">sensitive adaptation and management strategies.</w:t>
      </w: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highlight w:val="yellow"/>
          <w:rtl w:val="0"/>
        </w:rPr>
        <w:t xml:space="preserve">Figure X.</w:t>
      </w:r>
      <w:r w:rsidDel="00000000" w:rsidR="00000000" w:rsidRPr="00000000">
        <w:rPr>
          <w:rtl w:val="0"/>
        </w:rPr>
        <w:t xml:space="preserve"> PANGEA’s approach to SES will link proximate and underlying drivers of change in social and ecological systems across scales to understand how interactions in SES impact the vulnerability and resilience of tropical forests.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19">
      <w:pPr>
        <w:rPr>
          <w:color w:val="ff0000"/>
        </w:rPr>
      </w:pPr>
      <w:r w:rsidDel="00000000" w:rsidR="00000000" w:rsidRPr="00000000">
        <w:rPr>
          <w:rtl w:val="0"/>
        </w:rPr>
      </w:r>
    </w:p>
    <w:p w:rsidR="00000000" w:rsidDel="00000000" w:rsidP="00000000" w:rsidRDefault="00000000" w:rsidRPr="00000000" w14:paraId="0000011A">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shd w:fill="c9daf8" w:val="clea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shd w:fill="c9daf8" w:val="clear"/>
          <w:rtl w:val="0"/>
        </w:rPr>
        <w:t xml:space="preserve">Curtis et al., 2018</w:t>
      </w:r>
      <w:r w:rsidDel="00000000" w:rsidR="00000000" w:rsidRPr="00000000">
        <w:rPr>
          <w:shd w:fill="c9daf8" w:val="clea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shd w:fill="c9daf8" w:val="clear"/>
          <w:rtl w:val="0"/>
        </w:rPr>
        <w:t xml:space="preserve">Barlow et al., </w:t>
      </w:r>
      <w:r w:rsidDel="00000000" w:rsidR="00000000" w:rsidRPr="00000000">
        <w:rPr>
          <w:shd w:fill="c9daf8" w:val="clear"/>
          <w:rtl w:val="0"/>
        </w:rPr>
        <w:t xml:space="preserve">2018</w:t>
      </w:r>
      <w:r w:rsidDel="00000000" w:rsidR="00000000" w:rsidRPr="00000000">
        <w:rPr>
          <w:shd w:fill="c9daf8" w:val="clear"/>
          <w:rtl w:val="0"/>
        </w:rPr>
        <w:t xml:space="preserve">, Londres et al., </w:t>
      </w:r>
      <w:r w:rsidDel="00000000" w:rsidR="00000000" w:rsidRPr="00000000">
        <w:rPr>
          <w:shd w:fill="c9daf8" w:val="clear"/>
          <w:rtl w:val="0"/>
        </w:rPr>
        <w:t xml:space="preserve">2023</w:t>
      </w:r>
      <w:r w:rsidDel="00000000" w:rsidR="00000000" w:rsidRPr="00000000">
        <w:rPr>
          <w:shd w:fill="c9daf8" w:val="clea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shd w:fill="c9daf8" w:val="clea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shd w:fill="c9daf8" w:val="clea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shd w:fill="c9daf8" w:val="clea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r w:rsidDel="00000000" w:rsidR="00000000" w:rsidRPr="00000000">
        <w:rPr>
          <w:shd w:fill="c9daf8" w:val="clear"/>
          <w:rtl w:val="0"/>
        </w:rPr>
        <w:t xml:space="preserve">Clough et al. 2016</w:t>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shd w:fill="c9daf8" w:val="clea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shd w:fill="c9daf8" w:val="clear"/>
          <w:rtl w:val="0"/>
        </w:rPr>
        <w:t xml:space="preserve">Hosonuma et al., 2012, </w:t>
      </w:r>
      <w:r w:rsidDel="00000000" w:rsidR="00000000" w:rsidRPr="00000000">
        <w:rPr>
          <w:shd w:fill="c9daf8" w:val="clear"/>
          <w:rtl w:val="0"/>
        </w:rPr>
        <w:t xml:space="preserve">Kamath et al. 2024</w:t>
      </w:r>
      <w:r w:rsidDel="00000000" w:rsidR="00000000" w:rsidRPr="00000000">
        <w:rPr>
          <w:shd w:fill="c9daf8" w:val="clear"/>
          <w:rtl w:val="0"/>
        </w:rPr>
        <w:t xml:space="preserve">, </w:t>
      </w:r>
      <w:r w:rsidDel="00000000" w:rsidR="00000000" w:rsidRPr="00000000">
        <w:rPr>
          <w:shd w:fill="c9daf8" w:val="clea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shd w:fill="c9daf8" w:val="clear"/>
          <w:rtl w:val="0"/>
        </w:rPr>
        <w:t xml:space="preserve">Ordway et al. 2017</w:t>
      </w:r>
      <w:r w:rsidDel="00000000" w:rsidR="00000000" w:rsidRPr="00000000">
        <w:rPr>
          <w:shd w:fill="c9daf8" w:val="clear"/>
          <w:rtl w:val="0"/>
        </w:rPr>
        <w:t xml:space="preserve">a, </w:t>
      </w:r>
      <w:r w:rsidDel="00000000" w:rsidR="00000000" w:rsidRPr="00000000">
        <w:rPr>
          <w:shd w:fill="c9daf8" w:val="clea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color w:val="ff0000"/>
        </w:rPr>
      </w:pPr>
      <w:r w:rsidDel="00000000" w:rsidR="00000000" w:rsidRPr="00000000">
        <w:rPr>
          <w:b w:val="1"/>
          <w:rtl w:val="0"/>
        </w:rPr>
        <w:t xml:space="preserve">Feedback:</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feedbacks</w:t>
      </w:r>
      <w:r w:rsidDel="00000000" w:rsidR="00000000" w:rsidRPr="00000000">
        <w:rPr>
          <w:rtl w:val="0"/>
        </w:rPr>
        <w:t xml:space="preserve"> between people and the Earth system play a critical role in maintaining resilience and guiding the trajectory of these integrated systems (</w:t>
      </w:r>
      <w:r w:rsidDel="00000000" w:rsidR="00000000" w:rsidRPr="00000000">
        <w:rPr>
          <w:shd w:fill="cfe2f3" w:val="clea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underlying forces (</w:t>
      </w:r>
      <w:r w:rsidDel="00000000" w:rsidR="00000000" w:rsidRPr="00000000">
        <w:rPr>
          <w:shd w:fill="c9daf8" w:val="clear"/>
          <w:rtl w:val="0"/>
        </w:rPr>
        <w:t xml:space="preserve">Lambin &amp; Geist 2002</w:t>
      </w:r>
      <w:r w:rsidDel="00000000" w:rsidR="00000000" w:rsidRPr="00000000">
        <w:rPr>
          <w:rtl w:val="0"/>
        </w:rPr>
        <w:t xml:space="preserve">, </w:t>
      </w:r>
      <w:r w:rsidDel="00000000" w:rsidR="00000000" w:rsidRPr="00000000">
        <w:rPr>
          <w:shd w:fill="c9daf8" w:val="clear"/>
          <w:rtl w:val="0"/>
        </w:rPr>
        <w:t xml:space="preserve">Lambin et al. 2003</w:t>
      </w:r>
      <w:r w:rsidDel="00000000" w:rsidR="00000000" w:rsidRPr="00000000">
        <w:rPr>
          <w:rtl w:val="0"/>
        </w:rPr>
        <w:t xml:space="preserve">)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commentRangeStart w:id="29"/>
      <w:r w:rsidDel="00000000" w:rsidR="00000000" w:rsidRPr="00000000">
        <w:rPr>
          <w:shd w:fill="c9daf8" w:val="clear"/>
          <w:rtl w:val="0"/>
        </w:rPr>
        <w:t xml:space="preserve">Lapola et al., 2023</w:t>
      </w:r>
      <w:r w:rsidDel="00000000" w:rsidR="00000000" w:rsidRPr="00000000">
        <w:rPr>
          <w:shd w:fill="c9daf8" w:val="clear"/>
          <w:rtl w:val="0"/>
        </w:rPr>
        <w:t xml:space="preserve">;</w:t>
      </w:r>
      <w:r w:rsidDel="00000000" w:rsidR="00000000" w:rsidRPr="00000000">
        <w:rPr>
          <w:shd w:fill="c9daf8" w:val="clear"/>
          <w:rtl w:val="0"/>
        </w:rPr>
        <w:t xml:space="preserve"> Bourgoin et al., 2024</w:t>
      </w:r>
      <w:r w:rsidDel="00000000" w:rsidR="00000000" w:rsidRPr="00000000">
        <w:rPr>
          <w:shd w:fill="c9daf8" w:val="clear"/>
          <w:rtl w:val="0"/>
        </w:rPr>
        <w:t xml:space="preserve">; </w:t>
      </w:r>
      <w:r w:rsidDel="00000000" w:rsidR="00000000" w:rsidRPr="00000000">
        <w:rPr>
          <w:shd w:fill="c9daf8" w:val="clear"/>
          <w:rtl w:val="0"/>
        </w:rPr>
        <w:t xml:space="preserve">Crouzeilles et al., 2017</w:t>
      </w:r>
      <w:r w:rsidDel="00000000" w:rsidR="00000000" w:rsidRPr="00000000">
        <w:rPr>
          <w:shd w:fill="c9daf8" w:val="clear"/>
          <w:rtl w:val="0"/>
        </w:rPr>
        <w:t xml:space="preserve">; </w:t>
      </w:r>
      <w:r w:rsidDel="00000000" w:rsidR="00000000" w:rsidRPr="00000000">
        <w:rPr>
          <w:shd w:fill="c9daf8" w:val="clear"/>
          <w:rtl w:val="0"/>
        </w:rPr>
        <w:t xml:space="preserve">Jakovak et al., 2021</w:t>
      </w:r>
      <w:r w:rsidDel="00000000" w:rsidR="00000000" w:rsidRPr="00000000">
        <w:rPr>
          <w:shd w:fill="c9daf8" w:val="clear"/>
          <w:rtl w:val="0"/>
        </w:rPr>
        <w:t xml:space="preserve">; </w:t>
      </w:r>
      <w:r w:rsidDel="00000000" w:rsidR="00000000" w:rsidRPr="00000000">
        <w:rPr>
          <w:shd w:fill="c9daf8" w:val="clear"/>
          <w:rtl w:val="0"/>
        </w:rPr>
        <w:t xml:space="preserve">Gatti et al., 2023</w:t>
      </w:r>
      <w:r w:rsidDel="00000000" w:rsidR="00000000" w:rsidRPr="00000000">
        <w:rPr>
          <w:shd w:fill="c9daf8" w:val="clear"/>
          <w:rtl w:val="0"/>
        </w:rPr>
        <w:t xml:space="preserve">; </w:t>
      </w:r>
      <w:r w:rsidDel="00000000" w:rsidR="00000000" w:rsidRPr="00000000">
        <w:rPr>
          <w:shd w:fill="c9daf8" w:val="clear"/>
          <w:rtl w:val="0"/>
        </w:rPr>
        <w:t xml:space="preserve">Lambin et al., 2018</w:t>
      </w:r>
      <w:r w:rsidDel="00000000" w:rsidR="00000000" w:rsidRPr="00000000">
        <w:rPr>
          <w:shd w:fill="c9daf8" w:val="clear"/>
          <w:rtl w:val="0"/>
        </w:rPr>
        <w:t xml:space="preserve">, </w:t>
      </w:r>
      <w:r w:rsidDel="00000000" w:rsidR="00000000" w:rsidRPr="00000000">
        <w:rPr>
          <w:shd w:fill="c9daf8" w:val="clear"/>
          <w:rtl w:val="0"/>
        </w:rPr>
        <w:t xml:space="preserve">Grass et al., 2020</w:t>
      </w:r>
      <w:r w:rsidDel="00000000" w:rsidR="00000000" w:rsidRPr="00000000">
        <w:rPr>
          <w:shd w:fill="c9daf8" w:val="clear"/>
          <w:rtl w:val="0"/>
        </w:rPr>
        <w:t xml:space="preserve">, </w:t>
      </w:r>
      <w:r w:rsidDel="00000000" w:rsidR="00000000" w:rsidRPr="00000000">
        <w:rPr>
          <w:shd w:fill="c9daf8" w:val="clear"/>
          <w:rtl w:val="0"/>
        </w:rPr>
        <w:t xml:space="preserve">Koh and Wilcove 2008</w:t>
      </w:r>
      <w:r w:rsidDel="00000000" w:rsidR="00000000" w:rsidRPr="00000000">
        <w:rPr>
          <w:shd w:fill="c9daf8" w:val="clear"/>
          <w:rtl w:val="0"/>
        </w:rPr>
        <w:t xml:space="preserve">; </w:t>
      </w:r>
      <w:r w:rsidDel="00000000" w:rsidR="00000000" w:rsidRPr="00000000">
        <w:rPr>
          <w:shd w:fill="c9daf8" w:val="clear"/>
          <w:rtl w:val="0"/>
        </w:rPr>
        <w:t xml:space="preserve">Bennett et al., 2018</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Shapiro et al., 2023</w:t>
      </w:r>
      <w:r w:rsidDel="00000000" w:rsidR="00000000" w:rsidRPr="00000000">
        <w:rPr>
          <w:shd w:fill="c9daf8" w:val="clear"/>
          <w:rtl w:val="0"/>
        </w:rPr>
        <w:t xml:space="preserve">; </w:t>
      </w:r>
      <w:r w:rsidDel="00000000" w:rsidR="00000000" w:rsidRPr="00000000">
        <w:rPr>
          <w:shd w:fill="c9daf8" w:val="clear"/>
          <w:rtl w:val="0"/>
        </w:rPr>
        <w:t xml:space="preserve">Tyukavina et al., 2018</w:t>
      </w:r>
      <w:r w:rsidDel="00000000" w:rsidR="00000000" w:rsidRPr="00000000">
        <w:rPr>
          <w:shd w:fill="c9daf8" w:val="clear"/>
          <w:rtl w:val="0"/>
        </w:rPr>
        <w:t xml:space="preserve">; </w:t>
      </w:r>
      <w:r w:rsidDel="00000000" w:rsidR="00000000" w:rsidRPr="00000000">
        <w:rPr>
          <w:shd w:fill="c9daf8" w:val="clear"/>
          <w:rtl w:val="0"/>
        </w:rPr>
        <w:t xml:space="preserve">Garrett et al., 2018</w:t>
      </w:r>
      <w:r w:rsidDel="00000000" w:rsidR="00000000" w:rsidRPr="00000000">
        <w:rPr>
          <w:shd w:fill="c9daf8" w:val="clear"/>
          <w:rtl w:val="0"/>
        </w:rPr>
        <w:t xml:space="preserve">; </w:t>
      </w:r>
      <w:r w:rsidDel="00000000" w:rsidR="00000000" w:rsidRPr="00000000">
        <w:rPr>
          <w:shd w:fill="c9daf8" w:val="clear"/>
          <w:rtl w:val="0"/>
        </w:rPr>
        <w:t xml:space="preserve">Robbins et al., 2015</w:t>
      </w:r>
      <w:r w:rsidDel="00000000" w:rsidR="00000000" w:rsidRPr="00000000">
        <w:rPr>
          <w:shd w:fill="c9daf8" w:val="clear"/>
          <w:rtl w:val="0"/>
        </w:rPr>
        <w:t xml:space="preserve">, </w:t>
      </w:r>
      <w:r w:rsidDel="00000000" w:rsidR="00000000" w:rsidRPr="00000000">
        <w:rPr>
          <w:shd w:fill="c9daf8" w:val="clear"/>
          <w:rtl w:val="0"/>
        </w:rPr>
        <w:t xml:space="preserve">Lambin et al., 2003</w:t>
      </w:r>
      <w:r w:rsidDel="00000000" w:rsidR="00000000" w:rsidRPr="00000000">
        <w:rPr>
          <w:shd w:fill="c9daf8" w:val="clear"/>
          <w:rtl w:val="0"/>
        </w:rPr>
        <w:t xml:space="preserve">; </w:t>
      </w:r>
      <w:r w:rsidDel="00000000" w:rsidR="00000000" w:rsidRPr="00000000">
        <w:rPr>
          <w:shd w:fill="c9daf8" w:val="clear"/>
          <w:rtl w:val="0"/>
        </w:rPr>
        <w:t xml:space="preserve">Wiersum 1997</w:t>
      </w:r>
      <w:r w:rsidDel="00000000" w:rsidR="00000000" w:rsidRPr="00000000">
        <w:rPr>
          <w:shd w:fill="c9daf8" w:val="clear"/>
          <w:rtl w:val="0"/>
        </w:rPr>
        <w:t xml:space="preserve">, </w:t>
      </w:r>
      <w:r w:rsidDel="00000000" w:rsidR="00000000" w:rsidRPr="00000000">
        <w:rPr>
          <w:shd w:fill="c9daf8" w:val="clear"/>
          <w:rtl w:val="0"/>
        </w:rPr>
        <w:t xml:space="preserve">Michon et al., 2007</w:t>
      </w:r>
      <w:r w:rsidDel="00000000" w:rsidR="00000000" w:rsidRPr="00000000">
        <w:rPr>
          <w:shd w:fill="c9daf8" w:val="clear"/>
          <w:rtl w:val="0"/>
        </w:rPr>
        <w:t xml:space="preserve">; </w:t>
      </w:r>
      <w:r w:rsidDel="00000000" w:rsidR="00000000" w:rsidRPr="00000000">
        <w:rPr>
          <w:shd w:fill="c9daf8" w:val="clear"/>
          <w:rtl w:val="0"/>
        </w:rPr>
        <w:t xml:space="preserve">Sze et al., 2022</w:t>
      </w:r>
      <w:r w:rsidDel="00000000" w:rsidR="00000000" w:rsidRPr="00000000">
        <w:rPr>
          <w:shd w:fill="c9daf8" w:val="clear"/>
          <w:rtl w:val="0"/>
        </w:rPr>
        <w:t xml:space="preserve">, </w:t>
      </w:r>
      <w:r w:rsidDel="00000000" w:rsidR="00000000" w:rsidRPr="00000000">
        <w:rPr>
          <w:shd w:fill="c9daf8" w:val="clear"/>
          <w:rtl w:val="0"/>
        </w:rPr>
        <w:t xml:space="preserve">2024</w:t>
      </w:r>
      <w:r w:rsidDel="00000000" w:rsidR="00000000" w:rsidRPr="00000000">
        <w:rPr>
          <w:shd w:fill="c9daf8" w:val="clear"/>
          <w:rtl w:val="0"/>
        </w:rPr>
        <w:t xml:space="preserve">; </w:t>
      </w:r>
      <w:r w:rsidDel="00000000" w:rsidR="00000000" w:rsidRPr="00000000">
        <w:rPr>
          <w:shd w:fill="c9daf8" w:val="clear"/>
          <w:rtl w:val="0"/>
        </w:rPr>
        <w:t xml:space="preserve">Fent et al., 2019</w:t>
      </w:r>
      <w:commentRangeEnd w:id="29"/>
      <w:r w:rsidDel="00000000" w:rsidR="00000000" w:rsidRPr="00000000">
        <w:commentReference w:id="29"/>
      </w:r>
      <w:r w:rsidDel="00000000" w:rsidR="00000000" w:rsidRPr="00000000">
        <w:rPr>
          <w:rtl w:val="0"/>
        </w:rPr>
        <w:t xml:space="preserve">). </w:t>
      </w:r>
      <w:r w:rsidDel="00000000" w:rsidR="00000000" w:rsidRPr="00000000">
        <w:rPr>
          <w:rtl w:val="0"/>
        </w:rPr>
        <w:t xml:space="preserve">Each of these forces interact with and impact carbon and water cycles, plant-animal interactions, species diversity, fire regimes, food security, local livelihoods, and weather and climate systems (</w:t>
      </w:r>
      <w:commentRangeStart w:id="30"/>
      <w:r w:rsidDel="00000000" w:rsidR="00000000" w:rsidRPr="00000000">
        <w:rPr>
          <w:shd w:fill="c9daf8" w:val="clear"/>
          <w:rtl w:val="0"/>
        </w:rPr>
        <w:t xml:space="preserve">Liu et al., 2017</w:t>
      </w:r>
      <w:r w:rsidDel="00000000" w:rsidR="00000000" w:rsidRPr="00000000">
        <w:rPr>
          <w:shd w:fill="c9daf8" w:val="clear"/>
          <w:rtl w:val="0"/>
        </w:rPr>
        <w:t xml:space="preserve">; </w:t>
      </w:r>
      <w:r w:rsidDel="00000000" w:rsidR="00000000" w:rsidRPr="00000000">
        <w:rPr>
          <w:shd w:fill="c9daf8" w:val="clear"/>
          <w:rtl w:val="0"/>
        </w:rPr>
        <w:t xml:space="preserve">Staal et al., 2018</w:t>
      </w:r>
      <w:r w:rsidDel="00000000" w:rsidR="00000000" w:rsidRPr="00000000">
        <w:rPr>
          <w:shd w:fill="c9daf8" w:val="clear"/>
          <w:rtl w:val="0"/>
        </w:rPr>
        <w:t xml:space="preserve">; </w:t>
      </w:r>
      <w:r w:rsidDel="00000000" w:rsidR="00000000" w:rsidRPr="00000000">
        <w:rPr>
          <w:shd w:fill="c9daf8" w:val="clear"/>
          <w:rtl w:val="0"/>
        </w:rPr>
        <w:t xml:space="preserve">Karam et al., 2023</w:t>
      </w:r>
      <w:r w:rsidDel="00000000" w:rsidR="00000000" w:rsidRPr="00000000">
        <w:rPr>
          <w:shd w:fill="c9daf8" w:val="clear"/>
          <w:rtl w:val="0"/>
        </w:rPr>
        <w:t xml:space="preserve">;</w:t>
      </w:r>
      <w:r w:rsidDel="00000000" w:rsidR="00000000" w:rsidRPr="00000000">
        <w:rPr>
          <w:shd w:fill="c9daf8" w:val="clear"/>
          <w:rtl w:val="0"/>
        </w:rPr>
        <w:t xml:space="preserve"> Wolh et al., 2012</w:t>
      </w:r>
      <w:r w:rsidDel="00000000" w:rsidR="00000000" w:rsidRPr="00000000">
        <w:rPr>
          <w:shd w:fill="c9daf8" w:val="clear"/>
          <w:rtl w:val="0"/>
        </w:rPr>
        <w:t xml:space="preserve">; </w:t>
      </w:r>
      <w:r w:rsidDel="00000000" w:rsidR="00000000" w:rsidRPr="00000000">
        <w:rPr>
          <w:shd w:fill="c9daf8" w:val="clear"/>
          <w:rtl w:val="0"/>
        </w:rPr>
        <w:t xml:space="preserve">Fu et al., 2013</w:t>
      </w:r>
      <w:r w:rsidDel="00000000" w:rsidR="00000000" w:rsidRPr="00000000">
        <w:rPr>
          <w:shd w:fill="c9daf8" w:val="clear"/>
          <w:rtl w:val="0"/>
        </w:rPr>
        <w:t xml:space="preserve">; </w:t>
      </w:r>
      <w:r w:rsidDel="00000000" w:rsidR="00000000" w:rsidRPr="00000000">
        <w:rPr>
          <w:shd w:fill="c9daf8" w:val="clear"/>
          <w:rtl w:val="0"/>
        </w:rPr>
        <w:t xml:space="preserve">Couralet et al., 2013</w:t>
      </w:r>
      <w:r w:rsidDel="00000000" w:rsidR="00000000" w:rsidRPr="00000000">
        <w:rPr>
          <w:shd w:fill="c9daf8" w:val="clear"/>
          <w:rtl w:val="0"/>
        </w:rPr>
        <w:t xml:space="preserve">; </w:t>
      </w:r>
      <w:r w:rsidDel="00000000" w:rsidR="00000000" w:rsidRPr="00000000">
        <w:rPr>
          <w:shd w:fill="c9daf8" w:val="clear"/>
          <w:rtl w:val="0"/>
        </w:rPr>
        <w:t xml:space="preserve">Koltunov et al., 2009</w:t>
      </w:r>
      <w:r w:rsidDel="00000000" w:rsidR="00000000" w:rsidRPr="00000000">
        <w:rPr>
          <w:shd w:fill="c9daf8" w:val="clear"/>
          <w:rtl w:val="0"/>
        </w:rPr>
        <w:t xml:space="preserve">; </w:t>
      </w:r>
      <w:r w:rsidDel="00000000" w:rsidR="00000000" w:rsidRPr="00000000">
        <w:rPr>
          <w:shd w:fill="c9daf8" w:val="clear"/>
          <w:rtl w:val="0"/>
        </w:rPr>
        <w:t xml:space="preserve">Ordway and Asner 2020</w:t>
      </w:r>
      <w:r w:rsidDel="00000000" w:rsidR="00000000" w:rsidRPr="00000000">
        <w:rPr>
          <w:shd w:fill="c9daf8" w:val="clear"/>
          <w:rtl w:val="0"/>
        </w:rPr>
        <w:t xml:space="preserve">; </w:t>
      </w:r>
      <w:r w:rsidDel="00000000" w:rsidR="00000000" w:rsidRPr="00000000">
        <w:rPr>
          <w:shd w:fill="c9daf8" w:val="clear"/>
          <w:rtl w:val="0"/>
        </w:rPr>
        <w:t xml:space="preserve">Aguirre-Gutiérrez et al., 2022</w:t>
      </w:r>
      <w:r w:rsidDel="00000000" w:rsidR="00000000" w:rsidRPr="00000000">
        <w:rPr>
          <w:shd w:fill="c9daf8" w:val="clear"/>
          <w:rtl w:val="0"/>
        </w:rPr>
        <w:t xml:space="preserve">; </w:t>
      </w:r>
      <w:r w:rsidDel="00000000" w:rsidR="00000000" w:rsidRPr="00000000">
        <w:rPr>
          <w:shd w:fill="c9daf8" w:val="clear"/>
          <w:rtl w:val="0"/>
        </w:rPr>
        <w:t xml:space="preserve">Schmitz et al., 2018</w:t>
      </w:r>
      <w:r w:rsidDel="00000000" w:rsidR="00000000" w:rsidRPr="00000000">
        <w:rPr>
          <w:shd w:fill="c9daf8" w:val="clear"/>
          <w:rtl w:val="0"/>
        </w:rPr>
        <w:t xml:space="preserve">; </w:t>
      </w:r>
      <w:r w:rsidDel="00000000" w:rsidR="00000000" w:rsidRPr="00000000">
        <w:rPr>
          <w:shd w:fill="c9daf8" w:val="clear"/>
          <w:rtl w:val="0"/>
        </w:rPr>
        <w:t xml:space="preserve">Oliver and Moorcroft 2014</w:t>
      </w:r>
      <w:r w:rsidDel="00000000" w:rsidR="00000000" w:rsidRPr="00000000">
        <w:rPr>
          <w:shd w:fill="c9daf8" w:val="clear"/>
          <w:rtl w:val="0"/>
        </w:rPr>
        <w:t xml:space="preserve">; </w:t>
      </w:r>
      <w:r w:rsidDel="00000000" w:rsidR="00000000" w:rsidRPr="00000000">
        <w:rPr>
          <w:shd w:fill="c9daf8" w:val="clear"/>
          <w:rtl w:val="0"/>
        </w:rPr>
        <w:t xml:space="preserve">Asner et al., 2010</w:t>
      </w:r>
      <w:r w:rsidDel="00000000" w:rsidR="00000000" w:rsidRPr="00000000">
        <w:rPr>
          <w:shd w:fill="c9daf8" w:val="clear"/>
          <w:rtl w:val="0"/>
        </w:rPr>
        <w:t xml:space="preserve">; </w:t>
      </w:r>
      <w:r w:rsidDel="00000000" w:rsidR="00000000" w:rsidRPr="00000000">
        <w:rPr>
          <w:shd w:fill="c9daf8" w:val="clear"/>
          <w:rtl w:val="0"/>
        </w:rPr>
        <w:t xml:space="preserve">Tyukavina et al., 2022</w:t>
      </w:r>
      <w:r w:rsidDel="00000000" w:rsidR="00000000" w:rsidRPr="00000000">
        <w:rPr>
          <w:shd w:fill="c9daf8" w:val="clear"/>
          <w:rtl w:val="0"/>
        </w:rPr>
        <w:t xml:space="preserve">, </w:t>
      </w:r>
      <w:r w:rsidDel="00000000" w:rsidR="00000000" w:rsidRPr="00000000">
        <w:rPr>
          <w:shd w:fill="c9daf8" w:val="clear"/>
          <w:rtl w:val="0"/>
        </w:rPr>
        <w:t xml:space="preserve">Williamson et al. 2024</w:t>
      </w:r>
      <w:r w:rsidDel="00000000" w:rsidR="00000000" w:rsidRPr="00000000">
        <w:rPr>
          <w:shd w:fill="c9daf8" w:val="clear"/>
          <w:rtl w:val="0"/>
        </w:rPr>
        <w:t xml:space="preserve">; </w:t>
      </w:r>
      <w:r w:rsidDel="00000000" w:rsidR="00000000" w:rsidRPr="00000000">
        <w:rPr>
          <w:shd w:fill="c9daf8" w:val="clear"/>
          <w:rtl w:val="0"/>
        </w:rPr>
        <w:t xml:space="preserve">Flachsbarth et al., 2015</w:t>
      </w:r>
      <w:r w:rsidDel="00000000" w:rsidR="00000000" w:rsidRPr="00000000">
        <w:rPr>
          <w:shd w:fill="c9daf8" w:val="clear"/>
          <w:rtl w:val="0"/>
        </w:rPr>
        <w:t xml:space="preserve">; </w:t>
      </w:r>
      <w:r w:rsidDel="00000000" w:rsidR="00000000" w:rsidRPr="00000000">
        <w:rPr>
          <w:shd w:fill="c9daf8" w:val="clear"/>
          <w:rtl w:val="0"/>
        </w:rPr>
        <w:t xml:space="preserve">Sanchez et al., 2000</w:t>
      </w:r>
      <w:r w:rsidDel="00000000" w:rsidR="00000000" w:rsidRPr="00000000">
        <w:rPr>
          <w:shd w:fill="c9daf8" w:val="clear"/>
          <w:rtl w:val="0"/>
        </w:rPr>
        <w:t xml:space="preserve">; </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Sonwa et al. 2012</w:t>
      </w:r>
      <w:commentRangeEnd w:id="30"/>
      <w:r w:rsidDel="00000000" w:rsidR="00000000" w:rsidRPr="00000000">
        <w:commentReference w:id="30"/>
      </w:r>
      <w:r w:rsidDel="00000000" w:rsidR="00000000" w:rsidRPr="00000000">
        <w:rPr>
          <w:rtl w:val="0"/>
        </w:rPr>
        <w:t xml:space="preserve">). While these feedbacks play out across the tropics, locally-specific political, economic, cultural, and management conditions influence the response, resiliency, and adaptations of tropical forests and local communities to global change dynamics (</w:t>
      </w:r>
      <w:commentRangeStart w:id="31"/>
      <w:r w:rsidDel="00000000" w:rsidR="00000000" w:rsidRPr="00000000">
        <w:rPr>
          <w:shd w:fill="c9daf8" w:val="clear"/>
          <w:rtl w:val="0"/>
        </w:rPr>
        <w:t xml:space="preserve">Saatchi et al., 2021</w:t>
      </w:r>
      <w:r w:rsidDel="00000000" w:rsidR="00000000" w:rsidRPr="00000000">
        <w:rPr>
          <w:shd w:fill="c9daf8" w:val="clear"/>
          <w:rtl w:val="0"/>
        </w:rPr>
        <w:t xml:space="preserve">; </w:t>
      </w:r>
      <w:r w:rsidDel="00000000" w:rsidR="00000000" w:rsidRPr="00000000">
        <w:rPr>
          <w:shd w:fill="c9daf8" w:val="clear"/>
          <w:rtl w:val="0"/>
        </w:rPr>
        <w:t xml:space="preserve">Geist and Lambin 2002</w:t>
      </w:r>
      <w:r w:rsidDel="00000000" w:rsidR="00000000" w:rsidRPr="00000000">
        <w:rPr>
          <w:shd w:fill="c9daf8" w:val="clear"/>
          <w:rtl w:val="0"/>
        </w:rPr>
        <w:t xml:space="preserve">; </w:t>
      </w:r>
      <w:r w:rsidDel="00000000" w:rsidR="00000000" w:rsidRPr="00000000">
        <w:rPr>
          <w:shd w:fill="c9daf8" w:val="clear"/>
          <w:rtl w:val="0"/>
        </w:rPr>
        <w:t xml:space="preserve">Turner 2014</w:t>
      </w:r>
      <w:commentRangeEnd w:id="31"/>
      <w:r w:rsidDel="00000000" w:rsidR="00000000" w:rsidRPr="00000000">
        <w:commentReference w:id="31"/>
      </w:r>
      <w:r w:rsidDel="00000000" w:rsidR="00000000" w:rsidRPr="00000000">
        <w:rPr>
          <w:shd w:fill="c9daf8" w:val="clea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color w:val="ff0000"/>
          <w:rtl w:val="0"/>
        </w:rPr>
        <w:t xml:space="preserve">[add 1-3 sentences that go into more detail on ecosystem services, conservation and management]</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shd w:fill="c9daf8" w:val="clear"/>
          <w:rtl w:val="0"/>
        </w:rPr>
        <w:t xml:space="preserve">(</w:t>
      </w:r>
      <w:r w:rsidDel="00000000" w:rsidR="00000000" w:rsidRPr="00000000">
        <w:rPr>
          <w:shd w:fill="c9daf8" w:val="clear"/>
          <w:rtl w:val="0"/>
        </w:rPr>
        <w:t xml:space="preserve">Lambin &amp; Meyfroidt</w:t>
      </w:r>
      <w:r w:rsidDel="00000000" w:rsidR="00000000" w:rsidRPr="00000000">
        <w:rPr>
          <w:shd w:fill="c9daf8" w:val="clea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a series of case studies that offer insights into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 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shd w:fill="c9daf8" w:val="clea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as a demonstration of the opportunity to integrate mixed methods better understand Indigenous forest management practices that promote resilience with a mixed methods approach (</w:t>
      </w:r>
      <w:r w:rsidDel="00000000" w:rsidR="00000000" w:rsidRPr="00000000">
        <w:rPr>
          <w:shd w:fill="c9daf8" w:val="clear"/>
          <w:rtl w:val="0"/>
        </w:rPr>
        <w:t xml:space="preserve">Levis, et al., 2024</w:t>
      </w:r>
      <w:r w:rsidDel="00000000" w:rsidR="00000000" w:rsidRPr="00000000">
        <w:rPr>
          <w:rtl w:val="0"/>
        </w:rPr>
        <w:t xml:space="preserve">).</w:t>
      </w:r>
      <w:r w:rsidDel="00000000" w:rsidR="00000000" w:rsidRPr="00000000">
        <w:rPr>
          <w:rtl w:val="0"/>
        </w:rPr>
        <w:t xml:space="preserve"> Indigenous groups like the Kuikuro have enriched biodiversity through millennia of landscape management, including the creation of anthropogenic soils, domestication of diverse crops, and the cultivation of cultural forests.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w:t>
      </w:r>
      <w:commentRangeStart w:id="32"/>
      <w:r w:rsidDel="00000000" w:rsidR="00000000" w:rsidRPr="00000000">
        <w:rPr>
          <w:rtl w:val="0"/>
        </w:rPr>
        <w:t xml:space="preserve">In addition, people in the US and globally are impacted by and influence changes in tropical ecosystems on a regular basis, for example through consumption patterns and the lived reality of climate impacts at high latitudes that are influenced by tropical land-atmosphere interactions</w:t>
      </w:r>
      <w:commentRangeEnd w:id="32"/>
      <w:r w:rsidDel="00000000" w:rsidR="00000000" w:rsidRPr="00000000">
        <w:commentReference w:id="32"/>
      </w:r>
      <w:r w:rsidDel="00000000" w:rsidR="00000000" w:rsidRPr="00000000">
        <w:rPr>
          <w:rtl w:val="0"/>
        </w:rPr>
        <w:t xml:space="preserve">. By understanding the feedbacks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shd w:fill="c9daf8" w:val="clear"/>
          <w:rtl w:val="0"/>
        </w:rPr>
        <w:t xml:space="preserve">Aguiar et al., 2020</w:t>
      </w:r>
      <w:r w:rsidDel="00000000" w:rsidR="00000000" w:rsidRPr="00000000">
        <w:rPr>
          <w:rtl w:val="0"/>
        </w:rPr>
        <w:t xml:space="preserve">). Sub-national, national, and regional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shd w:fill="c9daf8" w:val="clea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shd w:fill="c9daf8" w:val="clea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shd w:fill="c9daf8" w:val="clear"/>
          <w:rtl w:val="0"/>
        </w:rPr>
        <w:t xml:space="preserve">Staal et al., 2020</w:t>
      </w:r>
      <w:r w:rsidDel="00000000" w:rsidR="00000000" w:rsidRPr="00000000">
        <w:rPr>
          <w:shd w:fill="c9daf8" w:val="clear"/>
          <w:rtl w:val="0"/>
        </w:rPr>
        <w:t xml:space="preserve">; </w:t>
      </w:r>
      <w:r w:rsidDel="00000000" w:rsidR="00000000" w:rsidRPr="00000000">
        <w:rPr>
          <w:shd w:fill="c9daf8" w:val="clear"/>
          <w:rtl w:val="0"/>
        </w:rPr>
        <w:t xml:space="preserve">Liu et al., 2024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21">
      <w:pPr>
        <w:pStyle w:val="Heading3"/>
        <w:rPr/>
      </w:pPr>
      <w:bookmarkStart w:colFirst="0" w:colLast="0" w:name="_7i4li2ka6ozf" w:id="13"/>
      <w:bookmarkEnd w:id="13"/>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22">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shd w:fill="c9daf8" w:val="clea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 (</w:t>
      </w:r>
      <w:r w:rsidDel="00000000" w:rsidR="00000000" w:rsidRPr="00000000">
        <w:rPr>
          <w:shd w:fill="c9daf8" w:val="clear"/>
          <w:rtl w:val="0"/>
        </w:rPr>
        <w:t xml:space="preserve">Csillik et al. 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shd w:fill="c9daf8" w:val="clear"/>
          <w:rtl w:val="0"/>
        </w:rPr>
        <w:t xml:space="preserve">Brando et al., 2014</w:t>
      </w:r>
      <w:r w:rsidDel="00000000" w:rsidR="00000000" w:rsidRPr="00000000">
        <w:rPr>
          <w:rtl w:val="0"/>
        </w:rPr>
        <w:t xml:space="preserve">), deforestation amplifying the effects of wind (</w:t>
      </w:r>
      <w:r w:rsidDel="00000000" w:rsidR="00000000" w:rsidRPr="00000000">
        <w:rPr>
          <w:shd w:fill="c9daf8" w:val="clear"/>
          <w:rtl w:val="0"/>
        </w:rPr>
        <w:t xml:space="preserve">Schwartz et al., 2017</w:t>
      </w:r>
      <w:r w:rsidDel="00000000" w:rsidR="00000000" w:rsidRPr="00000000">
        <w:rPr>
          <w:rtl w:val="0"/>
        </w:rPr>
        <w:t xml:space="preserve">), and lianas amplifying the effects of lightning (</w:t>
      </w:r>
      <w:r w:rsidDel="00000000" w:rsidR="00000000" w:rsidRPr="00000000">
        <w:rPr>
          <w:shd w:fill="c9daf8" w:val="clea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24">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shd w:fill="c9daf8" w:val="clear"/>
          <w:rtl w:val="0"/>
        </w:rPr>
        <w:t xml:space="preserve">Lewis 2005</w:t>
      </w:r>
      <w:r w:rsidDel="00000000" w:rsidR="00000000" w:rsidRPr="00000000">
        <w:rPr>
          <w:rtl w:val="0"/>
        </w:rPr>
        <w:t xml:space="preserve">; </w:t>
      </w:r>
      <w:r w:rsidDel="00000000" w:rsidR="00000000" w:rsidRPr="00000000">
        <w:rPr>
          <w:shd w:fill="c9daf8" w:val="clear"/>
          <w:rtl w:val="0"/>
        </w:rPr>
        <w:t xml:space="preserve">Gibson et al., 2011</w:t>
      </w:r>
      <w:r w:rsidDel="00000000" w:rsidR="00000000" w:rsidRPr="00000000">
        <w:rPr>
          <w:shd w:fill="c9daf8" w:val="clear"/>
          <w:rtl w:val="0"/>
        </w:rPr>
        <w:t xml:space="preserve">, </w:t>
      </w:r>
      <w:r w:rsidDel="00000000" w:rsidR="00000000" w:rsidRPr="00000000">
        <w:rPr>
          <w:shd w:fill="c9daf8" w:val="clear"/>
          <w:rtl w:val="0"/>
        </w:rPr>
        <w:t xml:space="preserve">Wearn et al., 2012</w:t>
      </w:r>
      <w:r w:rsidDel="00000000" w:rsidR="00000000" w:rsidRPr="00000000">
        <w:rPr>
          <w:shd w:fill="c9daf8" w:val="clear"/>
          <w:rtl w:val="0"/>
        </w:rPr>
        <w:t xml:space="preserve">; </w:t>
      </w:r>
      <w:r w:rsidDel="00000000" w:rsidR="00000000" w:rsidRPr="00000000">
        <w:rPr>
          <w:shd w:fill="c9daf8" w:val="clear"/>
          <w:rtl w:val="0"/>
        </w:rPr>
        <w:t xml:space="preserve">Brodie et al., 2014</w:t>
      </w:r>
      <w:r w:rsidDel="00000000" w:rsidR="00000000" w:rsidRPr="00000000">
        <w:rPr>
          <w:shd w:fill="c9daf8" w:val="clear"/>
          <w:rtl w:val="0"/>
        </w:rPr>
        <w:t xml:space="preserve">; </w:t>
      </w:r>
      <w:r w:rsidDel="00000000" w:rsidR="00000000" w:rsidRPr="00000000">
        <w:rPr>
          <w:shd w:fill="c9daf8" w:val="clear"/>
          <w:rtl w:val="0"/>
        </w:rPr>
        <w:t xml:space="preserve">Silva Junior et al., 2020</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shd w:fill="c9daf8" w:val="clear"/>
          <w:rtl w:val="0"/>
        </w:rPr>
        <w:t xml:space="preserve">Curtis et al., 2018</w:t>
      </w:r>
      <w:r w:rsidDel="00000000" w:rsidR="00000000" w:rsidRPr="00000000">
        <w:rPr>
          <w:shd w:fill="c9daf8" w:val="clear"/>
          <w:rtl w:val="0"/>
        </w:rPr>
        <w:t xml:space="preserve">; </w:t>
      </w:r>
      <w:r w:rsidDel="00000000" w:rsidR="00000000" w:rsidRPr="00000000">
        <w:rPr>
          <w:shd w:fill="c9daf8" w:val="clear"/>
          <w:rtl w:val="0"/>
        </w:rPr>
        <w:t xml:space="preserve">Maxwell et al., 2019</w:t>
      </w:r>
      <w:r w:rsidDel="00000000" w:rsidR="00000000" w:rsidRPr="00000000">
        <w:rPr>
          <w:shd w:fill="c9daf8" w:val="clear"/>
          <w:rtl w:val="0"/>
        </w:rPr>
        <w:t xml:space="preserve">; </w:t>
      </w:r>
      <w:r w:rsidDel="00000000" w:rsidR="00000000" w:rsidRPr="00000000">
        <w:rPr>
          <w:shd w:fill="c9daf8" w:val="clear"/>
          <w:rtl w:val="0"/>
        </w:rPr>
        <w:t xml:space="preserve">Qin et al., 2021</w:t>
      </w:r>
      <w:r w:rsidDel="00000000" w:rsidR="00000000" w:rsidRPr="00000000">
        <w:rPr>
          <w:shd w:fill="c9daf8" w:val="clear"/>
          <w:rtl w:val="0"/>
        </w:rPr>
        <w:t xml:space="preserve">; </w:t>
      </w:r>
      <w:r w:rsidDel="00000000" w:rsidR="00000000" w:rsidRPr="00000000">
        <w:rPr>
          <w:shd w:fill="c9daf8" w:val="clear"/>
          <w:rtl w:val="0"/>
        </w:rPr>
        <w:t xml:space="preserve">Harris et al., 2021</w:t>
      </w:r>
      <w:r w:rsidDel="00000000" w:rsidR="00000000" w:rsidRPr="00000000">
        <w:rPr>
          <w:shd w:fill="c9daf8" w:val="clear"/>
          <w:rtl w:val="0"/>
        </w:rPr>
        <w:t xml:space="preserve">; </w:t>
      </w:r>
      <w:r w:rsidDel="00000000" w:rsidR="00000000" w:rsidRPr="00000000">
        <w:rPr>
          <w:shd w:fill="c9daf8" w:val="clear"/>
          <w:rtl w:val="0"/>
        </w:rPr>
        <w:t xml:space="preserve">Lapola et al., 2023</w:t>
      </w:r>
      <w:r w:rsidDel="00000000" w:rsidR="00000000" w:rsidRPr="00000000">
        <w:rPr>
          <w:shd w:fill="c9daf8" w:val="clear"/>
          <w:rtl w:val="0"/>
        </w:rPr>
        <w:t xml:space="preserve">; </w:t>
      </w:r>
      <w:r w:rsidDel="00000000" w:rsidR="00000000" w:rsidRPr="00000000">
        <w:rPr>
          <w:shd w:fill="c9daf8" w:val="clear"/>
          <w:rtl w:val="0"/>
        </w:rPr>
        <w:t xml:space="preserve">McGregor et al., 2024</w:t>
      </w:r>
      <w:r w:rsidDel="00000000" w:rsidR="00000000" w:rsidRPr="00000000">
        <w:rPr>
          <w:shd w:fill="c9daf8" w:val="clea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shd w:fill="c9daf8" w:val="clear"/>
          <w:rtl w:val="0"/>
        </w:rPr>
        <w:t xml:space="preserve">Welsink et al., 2023</w:t>
      </w:r>
      <w:r w:rsidDel="00000000" w:rsidR="00000000" w:rsidRPr="00000000">
        <w:rPr>
          <w:shd w:fill="c9daf8" w:val="clear"/>
          <w:rtl w:val="0"/>
        </w:rPr>
        <w:t xml:space="preserve">; </w:t>
      </w:r>
      <w:r w:rsidDel="00000000" w:rsidR="00000000" w:rsidRPr="00000000">
        <w:rPr>
          <w:shd w:fill="c9daf8" w:val="clea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shd w:fill="c9daf8" w:val="clear"/>
          <w:rtl w:val="0"/>
        </w:rPr>
        <w:t xml:space="preserve">Maxwell et al., 2019</w:t>
      </w:r>
      <w:r w:rsidDel="00000000" w:rsidR="00000000" w:rsidRPr="00000000">
        <w:rPr>
          <w:rtl w:val="0"/>
        </w:rPr>
        <w:t xml:space="preserve">; </w:t>
      </w:r>
      <w:r w:rsidDel="00000000" w:rsidR="00000000" w:rsidRPr="00000000">
        <w:rPr>
          <w:shd w:fill="c9daf8" w:val="clea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25">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r w:rsidDel="00000000" w:rsidR="00000000" w:rsidRPr="00000000">
        <w:rPr>
          <w:rtl w:val="0"/>
        </w:rPr>
        <w:t xml:space="preserve">rare</w:t>
      </w:r>
      <w:r w:rsidDel="00000000" w:rsidR="00000000" w:rsidRPr="00000000">
        <w:rPr>
          <w:rtl w:val="0"/>
        </w:rPr>
        <w:t xml:space="preserve">, and human-ignited fires are common (</w:t>
      </w:r>
      <w:r w:rsidDel="00000000" w:rsidR="00000000" w:rsidRPr="00000000">
        <w:rPr>
          <w:shd w:fill="c9daf8" w:val="clear"/>
          <w:rtl w:val="0"/>
        </w:rPr>
        <w:t xml:space="preserve">Uhl and Kaufmann, 1990</w:t>
      </w:r>
      <w:r w:rsidDel="00000000" w:rsidR="00000000" w:rsidRPr="00000000">
        <w:rPr>
          <w:shd w:fill="c9daf8" w:val="clear"/>
          <w:rtl w:val="0"/>
        </w:rPr>
        <w:t xml:space="preserve">; </w:t>
      </w:r>
      <w:r w:rsidDel="00000000" w:rsidR="00000000" w:rsidRPr="00000000">
        <w:rPr>
          <w:shd w:fill="c9daf8" w:val="clear"/>
          <w:rtl w:val="0"/>
        </w:rPr>
        <w:t xml:space="preserve">Cochrane, 2003</w:t>
      </w:r>
      <w:r w:rsidDel="00000000" w:rsidR="00000000" w:rsidRPr="00000000">
        <w:rPr>
          <w:rtl w:val="0"/>
        </w:rPr>
        <w:t xml:space="preserve">; </w:t>
      </w:r>
      <w:r w:rsidDel="00000000" w:rsidR="00000000" w:rsidRPr="00000000">
        <w:rPr>
          <w:shd w:fill="c9daf8" w:val="clea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shd w:fill="c9daf8" w:val="clea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shd w:fill="c9daf8" w:val="clear"/>
          <w:rtl w:val="0"/>
        </w:rPr>
        <w:t xml:space="preserve">van Wees et al., 2021</w:t>
      </w:r>
      <w:r w:rsidDel="00000000" w:rsidR="00000000" w:rsidRPr="00000000">
        <w:rPr>
          <w:rtl w:val="0"/>
        </w:rPr>
        <w:t xml:space="preserve">).</w:t>
      </w:r>
      <w:r w:rsidDel="00000000" w:rsidR="00000000" w:rsidRPr="00000000">
        <w:rPr>
          <w:rtl w:val="0"/>
        </w:rPr>
        <w:t xml:space="preserve"> Fires transfer ecosystem nitrogen to the atmosphere through </w:t>
      </w:r>
      <w:r w:rsidDel="00000000" w:rsidR="00000000" w:rsidRPr="00000000">
        <w:rPr>
          <w:rFonts w:ascii="Roboto" w:cs="Roboto" w:eastAsia="Roboto" w:hAnsi="Roboto"/>
          <w:sz w:val="21"/>
          <w:szCs w:val="21"/>
          <w:rtl w:val="0"/>
        </w:rPr>
        <w:t xml:space="preserve">pyrodenitrification with the consequent effect of nitrogen impoverishment leading to reduced rates of vegetation regeneration (</w:t>
      </w:r>
      <w:r w:rsidDel="00000000" w:rsidR="00000000" w:rsidRPr="00000000">
        <w:rPr>
          <w:rFonts w:ascii="Roboto" w:cs="Roboto" w:eastAsia="Roboto" w:hAnsi="Roboto"/>
          <w:sz w:val="21"/>
          <w:szCs w:val="21"/>
          <w:shd w:fill="c9daf8" w:val="clear"/>
          <w:rtl w:val="0"/>
        </w:rPr>
        <w:t xml:space="preserve">Davidson et al. 2007</w:t>
      </w:r>
      <w:r w:rsidDel="00000000" w:rsidR="00000000" w:rsidRPr="00000000">
        <w:rPr>
          <w:rFonts w:ascii="Roboto" w:cs="Roboto" w:eastAsia="Roboto" w:hAnsi="Roboto"/>
          <w:sz w:val="21"/>
          <w:szCs w:val="21"/>
          <w:rtl w:val="0"/>
        </w:rPr>
        <w:t xml:space="preserve">). </w:t>
      </w:r>
      <w:r w:rsidDel="00000000" w:rsidR="00000000" w:rsidRPr="00000000">
        <w:rPr>
          <w:rtl w:val="0"/>
        </w:rPr>
        <w:t xml:space="preserve">Although fires are associated with deforestation, the impacts of deforestation decline in the Amazon since 2005 on fire activity remains uncertain, with studies showing either declines in fire activity (e.g., </w:t>
      </w:r>
      <w:r w:rsidDel="00000000" w:rsidR="00000000" w:rsidRPr="00000000">
        <w:rPr>
          <w:shd w:fill="c9daf8" w:val="clear"/>
          <w:rtl w:val="0"/>
        </w:rPr>
        <w:t xml:space="preserve">Andela et al., 2017</w:t>
      </w:r>
      <w:r w:rsidDel="00000000" w:rsidR="00000000" w:rsidRPr="00000000">
        <w:rPr>
          <w:rtl w:val="0"/>
        </w:rPr>
        <w:t xml:space="preserve">; </w:t>
      </w:r>
      <w:r w:rsidDel="00000000" w:rsidR="00000000" w:rsidRPr="00000000">
        <w:rPr>
          <w:shd w:fill="c9daf8" w:val="clear"/>
          <w:rtl w:val="0"/>
        </w:rPr>
        <w:t xml:space="preserve">Libonati et al., 2021</w:t>
      </w:r>
      <w:r w:rsidDel="00000000" w:rsidR="00000000" w:rsidRPr="00000000">
        <w:rPr>
          <w:rtl w:val="0"/>
        </w:rPr>
        <w:t xml:space="preserve">) or decoupling between fires and deforestation (</w:t>
      </w:r>
      <w:r w:rsidDel="00000000" w:rsidR="00000000" w:rsidRPr="00000000">
        <w:rPr>
          <w:shd w:fill="c9daf8" w:val="clear"/>
          <w:rtl w:val="0"/>
        </w:rPr>
        <w:t xml:space="preserve">Arag</w:t>
      </w:r>
      <w:r w:rsidDel="00000000" w:rsidR="00000000" w:rsidRPr="00000000">
        <w:rPr>
          <w:shd w:fill="c9daf8" w:val="clea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r w:rsidDel="00000000" w:rsidR="00000000" w:rsidRPr="00000000">
        <w:rPr>
          <w:shd w:fill="c9daf8" w:val="clear"/>
          <w:rtl w:val="0"/>
        </w:rPr>
        <w:t xml:space="preserve">Wimberly et al. 2024</w:t>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shd w:fill="c9daf8" w:val="clear"/>
          <w:rtl w:val="0"/>
        </w:rPr>
        <w:t xml:space="preserve">Cochrane 2001</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shd w:fill="c9daf8" w:val="clear"/>
          <w:rtl w:val="0"/>
        </w:rPr>
        <w:t xml:space="preserve">Barlow et al., 2003</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Silvério et al., 2019</w:t>
      </w:r>
      <w:r w:rsidDel="00000000" w:rsidR="00000000" w:rsidRPr="00000000">
        <w:rPr>
          <w:shd w:fill="c9daf8" w:val="clear"/>
          <w:rtl w:val="0"/>
        </w:rPr>
        <w:t xml:space="preserve">; </w:t>
      </w:r>
      <w:r w:rsidDel="00000000" w:rsidR="00000000" w:rsidRPr="00000000">
        <w:rPr>
          <w:shd w:fill="c9daf8" w:val="clea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shd w:fill="c9daf8" w:val="clear"/>
          <w:rtl w:val="0"/>
        </w:rPr>
        <w:t xml:space="preserve">Silv</w:t>
      </w:r>
      <w:r w:rsidDel="00000000" w:rsidR="00000000" w:rsidRPr="00000000">
        <w:rPr>
          <w:shd w:fill="c9daf8" w:val="clear"/>
          <w:rtl w:val="0"/>
        </w:rPr>
        <w:t xml:space="preserve">ério et al., 2013</w:t>
      </w:r>
      <w:r w:rsidDel="00000000" w:rsidR="00000000" w:rsidRPr="00000000">
        <w:rPr>
          <w:shd w:fill="c9daf8" w:val="clear"/>
          <w:rtl w:val="0"/>
        </w:rPr>
        <w:t xml:space="preserve">, </w:t>
      </w:r>
      <w:r w:rsidDel="00000000" w:rsidR="00000000" w:rsidRPr="00000000">
        <w:rPr>
          <w:shd w:fill="c9daf8" w:val="clea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Nunes et al., 2022</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shd w:fill="c9daf8" w:val="clear"/>
          <w:rtl w:val="0"/>
        </w:rPr>
        <w:t xml:space="preserve">Alencar et al., 200</w:t>
      </w:r>
      <w:r w:rsidDel="00000000" w:rsidR="00000000" w:rsidRPr="00000000">
        <w:rPr>
          <w:shd w:fill="c9daf8" w:val="clear"/>
          <w:rtl w:val="0"/>
        </w:rPr>
        <w:t xml:space="preserve">6; </w:t>
      </w:r>
      <w:r w:rsidDel="00000000" w:rsidR="00000000" w:rsidRPr="00000000">
        <w:rPr>
          <w:shd w:fill="c9daf8" w:val="clear"/>
          <w:rtl w:val="0"/>
        </w:rPr>
        <w:t xml:space="preserve">Brando et al., 2014</w:t>
      </w:r>
      <w:r w:rsidDel="00000000" w:rsidR="00000000" w:rsidRPr="00000000">
        <w:rPr>
          <w:shd w:fill="c9daf8" w:val="clear"/>
          <w:rtl w:val="0"/>
        </w:rPr>
        <w:t xml:space="preserve">; </w:t>
      </w:r>
      <w:commentRangeStart w:id="33"/>
      <w:r w:rsidDel="00000000" w:rsidR="00000000" w:rsidRPr="00000000">
        <w:rPr>
          <w:shd w:fill="c9daf8" w:val="clear"/>
          <w:rtl w:val="0"/>
        </w:rPr>
        <w:t xml:space="preserve">2019</w:t>
      </w:r>
      <w:commentRangeEnd w:id="33"/>
      <w:r w:rsidDel="00000000" w:rsidR="00000000" w:rsidRPr="00000000">
        <w:commentReference w:id="33"/>
      </w:r>
      <w:r w:rsidDel="00000000" w:rsidR="00000000" w:rsidRPr="00000000">
        <w:rPr>
          <w:rtl w:val="0"/>
        </w:rPr>
        <w:t xml:space="preserve">). </w:t>
      </w:r>
    </w:p>
    <w:p w:rsidR="00000000" w:rsidDel="00000000" w:rsidP="00000000" w:rsidRDefault="00000000" w:rsidRPr="00000000" w14:paraId="00000126">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in the Amazon attributable to events less than 0.1 ha in area (</w:t>
      </w:r>
      <w:r w:rsidDel="00000000" w:rsidR="00000000" w:rsidRPr="00000000">
        <w:rPr>
          <w:shd w:fill="c9daf8" w:val="clea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shd w:fill="c9daf8" w:val="clear"/>
          <w:rtl w:val="0"/>
        </w:rPr>
        <w:t xml:space="preserve">Galbraith et al., 2013</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Dalagnol et al., 2021</w:t>
      </w:r>
      <w:r w:rsidDel="00000000" w:rsidR="00000000" w:rsidRPr="00000000">
        <w:rPr>
          <w:shd w:fill="c9daf8" w:val="clear"/>
          <w:rtl w:val="0"/>
        </w:rPr>
        <w:t xml:space="preserve">, </w:t>
      </w:r>
      <w:r w:rsidDel="00000000" w:rsidR="00000000" w:rsidRPr="00000000">
        <w:rPr>
          <w:shd w:fill="c9daf8" w:val="clear"/>
          <w:rtl w:val="0"/>
        </w:rPr>
        <w:t xml:space="preserve">Csillik et al., 2024</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shd w:fill="c9daf8" w:val="clear"/>
          <w:rtl w:val="0"/>
        </w:rPr>
        <w:t xml:space="preserve">Gloor et al., 2013</w:t>
      </w:r>
      <w:r w:rsidDel="00000000" w:rsidR="00000000" w:rsidRPr="00000000">
        <w:rPr>
          <w:shd w:fill="c9daf8" w:val="clear"/>
          <w:rtl w:val="0"/>
        </w:rPr>
        <w:t xml:space="preserve">;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Sullivan et al., 2020</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shd w:fill="c9daf8" w:val="clear"/>
          <w:rtl w:val="0"/>
        </w:rPr>
        <w:t xml:space="preserve">; </w:t>
      </w:r>
      <w:r w:rsidDel="00000000" w:rsidR="00000000" w:rsidRPr="00000000">
        <w:rPr>
          <w:shd w:fill="c9daf8" w:val="clear"/>
          <w:rtl w:val="0"/>
        </w:rPr>
        <w:t xml:space="preserve">Fang et al., 2022</w:t>
      </w:r>
      <w:r w:rsidDel="00000000" w:rsidR="00000000" w:rsidRPr="00000000">
        <w:rPr>
          <w:rtl w:val="0"/>
        </w:rPr>
        <w:t xml:space="preserve">). Given their </w:t>
      </w:r>
      <w:r w:rsidDel="00000000" w:rsidR="00000000" w:rsidRPr="00000000">
        <w:rPr>
          <w:rtl w:val="0"/>
        </w:rPr>
        <w:t xml:space="preserve">tremendous </w:t>
      </w:r>
      <w:r w:rsidDel="00000000" w:rsidR="00000000" w:rsidRPr="00000000">
        <w:rPr>
          <w:rtl w:val="0"/>
        </w:rPr>
        <w:t xml:space="preserve">contributions to tropical forest carbon cycle dynamics–for example in the Amazon, natural disturbances account for over 50% of total biomass carbon losses (</w:t>
      </w:r>
      <w:r w:rsidDel="00000000" w:rsidR="00000000" w:rsidRPr="00000000">
        <w:rPr>
          <w:shd w:fill="c9daf8" w:val="clea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27">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shd w:fill="c9daf8" w:val="clea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shd w:fill="c9daf8" w:val="clear"/>
          <w:rtl w:val="0"/>
        </w:rPr>
        <w:t xml:space="preserve">Boiser et al., 2015</w:t>
      </w:r>
      <w:r w:rsidDel="00000000" w:rsidR="00000000" w:rsidRPr="00000000">
        <w:rPr>
          <w:shd w:fill="c9daf8" w:val="clear"/>
          <w:rtl w:val="0"/>
        </w:rPr>
        <w:t xml:space="preserve">; </w:t>
      </w:r>
      <w:r w:rsidDel="00000000" w:rsidR="00000000" w:rsidRPr="00000000">
        <w:rPr>
          <w:shd w:fill="c9daf8" w:val="clear"/>
          <w:rtl w:val="0"/>
        </w:rPr>
        <w:t xml:space="preserve">Duffy et al., 2015</w:t>
      </w:r>
      <w:r w:rsidDel="00000000" w:rsidR="00000000" w:rsidRPr="00000000">
        <w:rPr>
          <w:shd w:fill="c9daf8" w:val="clear"/>
          <w:rtl w:val="0"/>
        </w:rPr>
        <w:t xml:space="preserve">; </w:t>
      </w:r>
      <w:r w:rsidDel="00000000" w:rsidR="00000000" w:rsidRPr="00000000">
        <w:rPr>
          <w:shd w:fill="c9daf8" w:val="clea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shd w:fill="c9daf8" w:val="clear"/>
          <w:rtl w:val="0"/>
        </w:rPr>
        <w:t xml:space="preserve">Phillips et al., 2009</w:t>
      </w:r>
      <w:r w:rsidDel="00000000" w:rsidR="00000000" w:rsidRPr="00000000">
        <w:rPr>
          <w:shd w:fill="c9daf8" w:val="clear"/>
          <w:rtl w:val="0"/>
        </w:rPr>
        <w:t xml:space="preserve">; </w:t>
      </w:r>
      <w:r w:rsidDel="00000000" w:rsidR="00000000" w:rsidRPr="00000000">
        <w:rPr>
          <w:shd w:fill="c9daf8" w:val="clear"/>
          <w:rtl w:val="0"/>
        </w:rPr>
        <w:t xml:space="preserve">Saatchi et al., 2013</w:t>
      </w:r>
      <w:r w:rsidDel="00000000" w:rsidR="00000000" w:rsidRPr="00000000">
        <w:rPr>
          <w:shd w:fill="c9daf8" w:val="clear"/>
          <w:rtl w:val="0"/>
        </w:rPr>
        <w:t xml:space="preserve">; </w:t>
      </w:r>
      <w:r w:rsidDel="00000000" w:rsidR="00000000" w:rsidRPr="00000000">
        <w:rPr>
          <w:shd w:fill="c9daf8" w:val="clear"/>
          <w:rtl w:val="0"/>
        </w:rPr>
        <w:t xml:space="preserve">Qie et al., 2017</w:t>
      </w:r>
      <w:r w:rsidDel="00000000" w:rsidR="00000000" w:rsidRPr="00000000">
        <w:rPr>
          <w:shd w:fill="c9daf8" w:val="clear"/>
          <w:rtl w:val="0"/>
        </w:rPr>
        <w:t xml:space="preserve">; </w:t>
      </w:r>
      <w:r w:rsidDel="00000000" w:rsidR="00000000" w:rsidRPr="00000000">
        <w:rPr>
          <w:shd w:fill="c9daf8" w:val="clear"/>
          <w:rtl w:val="0"/>
        </w:rPr>
        <w:t xml:space="preserve">Hammond et al., 2022</w:t>
      </w:r>
      <w:r w:rsidDel="00000000" w:rsidR="00000000" w:rsidRPr="00000000">
        <w:rPr>
          <w:shd w:fill="c9daf8" w:val="clear"/>
          <w:rtl w:val="0"/>
        </w:rPr>
        <w:t xml:space="preserve">; </w:t>
      </w:r>
      <w:r w:rsidDel="00000000" w:rsidR="00000000" w:rsidRPr="00000000">
        <w:rPr>
          <w:shd w:fill="c9daf8" w:val="clear"/>
          <w:rtl w:val="0"/>
        </w:rPr>
        <w:t xml:space="preserve">Bauman et al., 2022</w:t>
      </w:r>
      <w:r w:rsidDel="00000000" w:rsidR="00000000" w:rsidRPr="00000000">
        <w:rPr>
          <w:shd w:fill="c9daf8" w:val="clear"/>
          <w:rtl w:val="0"/>
        </w:rPr>
        <w:t xml:space="preserve">; </w:t>
      </w:r>
      <w:r w:rsidDel="00000000" w:rsidR="00000000" w:rsidRPr="00000000">
        <w:rPr>
          <w:shd w:fill="c9daf8" w:val="clear"/>
          <w:rtl w:val="0"/>
        </w:rPr>
        <w:t xml:space="preserve">Bennett et al., 2023</w:t>
      </w:r>
      <w:r w:rsidDel="00000000" w:rsidR="00000000" w:rsidRPr="00000000">
        <w:rPr>
          <w:shd w:fill="c9daf8" w:val="clear"/>
          <w:rtl w:val="0"/>
        </w:rPr>
        <w:t xml:space="preserve">; </w:t>
      </w:r>
      <w:r w:rsidDel="00000000" w:rsidR="00000000" w:rsidRPr="00000000">
        <w:rPr>
          <w:shd w:fill="c9daf8" w:val="clea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shd w:fill="c9daf8" w:val="clear"/>
          <w:rtl w:val="0"/>
        </w:rPr>
        <w:t xml:space="preserve">McDowell et al., 2008</w:t>
      </w:r>
      <w:r w:rsidDel="00000000" w:rsidR="00000000" w:rsidRPr="00000000">
        <w:rPr>
          <w:shd w:fill="c9daf8" w:val="clear"/>
          <w:rtl w:val="0"/>
        </w:rPr>
        <w:t xml:space="preserve">; </w:t>
      </w:r>
      <w:r w:rsidDel="00000000" w:rsidR="00000000" w:rsidRPr="00000000">
        <w:rPr>
          <w:shd w:fill="c9daf8" w:val="clear"/>
          <w:rtl w:val="0"/>
        </w:rPr>
        <w:t xml:space="preserve">McDowell 2011</w:t>
      </w:r>
      <w:r w:rsidDel="00000000" w:rsidR="00000000" w:rsidRPr="00000000">
        <w:rPr>
          <w:shd w:fill="c9daf8" w:val="clear"/>
          <w:rtl w:val="0"/>
        </w:rPr>
        <w:t xml:space="preserve">; </w:t>
      </w:r>
      <w:r w:rsidDel="00000000" w:rsidR="00000000" w:rsidRPr="00000000">
        <w:rPr>
          <w:shd w:fill="c9daf8" w:val="clear"/>
          <w:rtl w:val="0"/>
        </w:rPr>
        <w:t xml:space="preserve"> Trugman et al., 2018</w:t>
      </w:r>
      <w:r w:rsidDel="00000000" w:rsidR="00000000" w:rsidRPr="00000000">
        <w:rPr>
          <w:shd w:fill="c9daf8" w:val="clear"/>
          <w:rtl w:val="0"/>
        </w:rPr>
        <w:t xml:space="preserve">; </w:t>
      </w:r>
      <w:r w:rsidDel="00000000" w:rsidR="00000000" w:rsidRPr="00000000">
        <w:rPr>
          <w:shd w:fill="c9daf8" w:val="clear"/>
          <w:rtl w:val="0"/>
        </w:rPr>
        <w:t xml:space="preserve">Smith-Martin et al., 2023</w:t>
      </w:r>
      <w:r w:rsidDel="00000000" w:rsidR="00000000" w:rsidRPr="00000000">
        <w:rPr>
          <w:shd w:fill="c9daf8" w:val="clear"/>
          <w:rtl w:val="0"/>
        </w:rPr>
        <w:t xml:space="preserve">; </w:t>
      </w:r>
      <w:r w:rsidDel="00000000" w:rsidR="00000000" w:rsidRPr="00000000">
        <w:rPr>
          <w:shd w:fill="c9daf8" w:val="clea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shd w:fill="c9daf8" w:val="clear"/>
          <w:rtl w:val="0"/>
        </w:rPr>
        <w:t xml:space="preserve">Bennett et al., 2023</w:t>
      </w:r>
      <w:r w:rsidDel="00000000" w:rsidR="00000000" w:rsidRPr="00000000">
        <w:rPr>
          <w:rtl w:val="0"/>
        </w:rPr>
        <w:t xml:space="preserve">), but only a marginal effect in African tropical forests (</w:t>
      </w:r>
      <w:r w:rsidDel="00000000" w:rsidR="00000000" w:rsidRPr="00000000">
        <w:rPr>
          <w:shd w:fill="c9daf8" w:val="clea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r w:rsidDel="00000000" w:rsidR="00000000" w:rsidRPr="00000000">
        <w:rPr>
          <w:shd w:fill="c9daf8" w:val="clea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28">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shd w:fill="c9daf8" w:val="clear"/>
          <w:rtl w:val="0"/>
        </w:rPr>
        <w:t xml:space="preserve">Hoyos et al., 2006</w:t>
      </w:r>
      <w:r w:rsidDel="00000000" w:rsidR="00000000" w:rsidRPr="00000000">
        <w:rPr>
          <w:rtl w:val="0"/>
        </w:rPr>
        <w:t xml:space="preserve">;</w:t>
      </w:r>
      <w:r w:rsidDel="00000000" w:rsidR="00000000" w:rsidRPr="00000000">
        <w:rPr>
          <w:rtl w:val="0"/>
        </w:rPr>
        <w:t xml:space="preserve"> </w:t>
      </w:r>
      <w:r w:rsidDel="00000000" w:rsidR="00000000" w:rsidRPr="00000000">
        <w:rPr>
          <w:shd w:fill="c9daf8" w:val="clear"/>
          <w:rtl w:val="0"/>
        </w:rPr>
        <w:t xml:space="preserve">Lugo 2008</w:t>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local and mesoscale convective storms are a dominant drivers of tree mortality and forest biomass dynamics (</w:t>
      </w:r>
      <w:r w:rsidDel="00000000" w:rsidR="00000000" w:rsidRPr="00000000">
        <w:rPr>
          <w:shd w:fill="c9daf8" w:val="clear"/>
          <w:rtl w:val="0"/>
        </w:rPr>
        <w:t xml:space="preserve">Chambers et al., 2013</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2017</w:t>
      </w:r>
      <w:r w:rsidDel="00000000" w:rsidR="00000000" w:rsidRPr="00000000">
        <w:rPr>
          <w:shd w:fill="c9daf8" w:val="clea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2021</w:t>
      </w:r>
      <w:r w:rsidDel="00000000" w:rsidR="00000000" w:rsidRPr="00000000">
        <w:rPr>
          <w:rtl w:val="0"/>
        </w:rPr>
        <w:t xml:space="preserve">). Specifically, </w:t>
      </w:r>
      <w:r w:rsidDel="00000000" w:rsidR="00000000" w:rsidRPr="00000000">
        <w:rPr>
          <w:rtl w:val="0"/>
        </w:rPr>
        <w:t xml:space="preserve">temporal variation in storm activity predicts canopy disturbance rates (</w:t>
      </w:r>
      <w:r w:rsidDel="00000000" w:rsidR="00000000" w:rsidRPr="00000000">
        <w:rPr>
          <w:shd w:fill="c9daf8" w:val="clea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shd w:fill="c9daf8" w:val="clear"/>
          <w:rtl w:val="0"/>
        </w:rPr>
        <w:t xml:space="preserve">Gora et al., 2020</w:t>
      </w:r>
      <w:r w:rsidDel="00000000" w:rsidR="00000000" w:rsidRPr="00000000">
        <w:rPr>
          <w:shd w:fill="c9daf8" w:val="clear"/>
          <w:rtl w:val="0"/>
        </w:rPr>
        <w:t xml:space="preserve">; </w:t>
      </w:r>
      <w:r w:rsidDel="00000000" w:rsidR="00000000" w:rsidRPr="00000000">
        <w:rPr>
          <w:shd w:fill="c9daf8" w:val="clear"/>
          <w:rtl w:val="0"/>
        </w:rPr>
        <w:t xml:space="preserve">Gorgens et al., 2021</w:t>
      </w:r>
      <w:r w:rsidDel="00000000" w:rsidR="00000000" w:rsidRPr="00000000">
        <w:rPr>
          <w:shd w:fill="c9daf8" w:val="clear"/>
          <w:rtl w:val="0"/>
        </w:rPr>
        <w:t xml:space="preserve">; </w:t>
      </w:r>
      <w:r w:rsidDel="00000000" w:rsidR="00000000" w:rsidRPr="00000000">
        <w:rPr>
          <w:shd w:fill="c9daf8" w:val="clear"/>
          <w:rtl w:val="0"/>
        </w:rPr>
        <w:t xml:space="preserve">de Lima et al., 2023</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shd w:fill="c9daf8" w:val="clea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shd w:fill="c9daf8" w:val="clear"/>
          <w:rtl w:val="0"/>
        </w:rPr>
        <w:t xml:space="preserve">Taylor et al., 2018</w:t>
      </w:r>
      <w:r w:rsidDel="00000000" w:rsidR="00000000" w:rsidRPr="00000000">
        <w:rPr>
          <w:shd w:fill="c9daf8" w:val="clear"/>
          <w:rtl w:val="0"/>
        </w:rPr>
        <w:t xml:space="preserve">; </w:t>
      </w:r>
      <w:r w:rsidDel="00000000" w:rsidR="00000000" w:rsidRPr="00000000">
        <w:rPr>
          <w:shd w:fill="c9daf8" w:val="clear"/>
          <w:rtl w:val="0"/>
        </w:rPr>
        <w:t xml:space="preserve">Raghavendra et al., 2018</w:t>
      </w:r>
      <w:r w:rsidDel="00000000" w:rsidR="00000000" w:rsidRPr="00000000">
        <w:rPr>
          <w:shd w:fill="c9daf8" w:val="clear"/>
          <w:rtl w:val="0"/>
        </w:rPr>
        <w:t xml:space="preserve">; </w:t>
      </w:r>
      <w:r w:rsidDel="00000000" w:rsidR="00000000" w:rsidRPr="00000000">
        <w:rPr>
          <w:shd w:fill="c9daf8" w:val="clear"/>
          <w:rtl w:val="0"/>
        </w:rPr>
        <w:t xml:space="preserve">Lavigne et al., 2019</w:t>
      </w:r>
      <w:r w:rsidDel="00000000" w:rsidR="00000000" w:rsidRPr="00000000">
        <w:rPr>
          <w:shd w:fill="c9daf8" w:val="clear"/>
          <w:rtl w:val="0"/>
        </w:rPr>
        <w:t xml:space="preserve">; </w:t>
      </w:r>
      <w:r w:rsidDel="00000000" w:rsidR="00000000" w:rsidRPr="00000000">
        <w:rPr>
          <w:shd w:fill="c9daf8" w:val="clea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b w:val="1"/>
          <w:rtl w:val="0"/>
        </w:rPr>
        <w:t xml:space="preserve">Rising Temperatures: </w:t>
      </w:r>
      <w:r w:rsidDel="00000000" w:rsidR="00000000" w:rsidRPr="00000000">
        <w:rPr>
          <w:color w:val="ff0000"/>
          <w:rtl w:val="0"/>
        </w:rPr>
        <w:t xml:space="preserve">[~4 sentences on extreme temps and highly debated thermal limits of tropical forests] Worth mentioning Doughty et al. if this does not come up elsewhere. cite </w:t>
      </w:r>
      <w:commentRangeStart w:id="34"/>
      <w:r w:rsidDel="00000000" w:rsidR="00000000" w:rsidRPr="00000000">
        <w:rPr>
          <w:color w:val="ff0000"/>
          <w:highlight w:val="yellow"/>
          <w:rtl w:val="0"/>
        </w:rPr>
        <w:t xml:space="preserve">Smith et al. (2020)</w:t>
      </w:r>
      <w:commentRangeEnd w:id="34"/>
      <w:r w:rsidDel="00000000" w:rsidR="00000000" w:rsidRPr="00000000">
        <w:commentReference w:id="34"/>
      </w:r>
      <w:r w:rsidDel="00000000" w:rsidR="00000000" w:rsidRPr="00000000">
        <w:rPr>
          <w:color w:val="ff0000"/>
          <w:rtl w:val="0"/>
        </w:rPr>
        <w:t xml:space="preserve"> and </w:t>
      </w:r>
      <w:commentRangeStart w:id="35"/>
      <w:r w:rsidDel="00000000" w:rsidR="00000000" w:rsidRPr="00000000">
        <w:rPr>
          <w:color w:val="ff0000"/>
          <w:highlight w:val="yellow"/>
          <w:rtl w:val="0"/>
        </w:rPr>
        <w:t xml:space="preserve">Winter (2024)</w:t>
      </w:r>
      <w:commentRangeEnd w:id="35"/>
      <w:r w:rsidDel="00000000" w:rsidR="00000000" w:rsidRPr="00000000">
        <w:commentReference w:id="35"/>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12A">
      <w:pPr>
        <w:pStyle w:val="Heading2"/>
        <w:rPr/>
      </w:pPr>
      <w:bookmarkStart w:colFirst="0" w:colLast="0" w:name="_6b0x02s8q4vm" w:id="14"/>
      <w:bookmarkEnd w:id="14"/>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w:t>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regimes,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Corresponding measurements are described briefly in this section, and referenced in more detail 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in </w:t>
      </w:r>
      <w:r w:rsidDel="00000000" w:rsidR="00000000" w:rsidRPr="00000000">
        <w:rPr>
          <w:i w:val="1"/>
          <w:highlight w:val="yellow"/>
          <w:rtl w:val="0"/>
        </w:rPr>
        <w:t xml:space="preserve">Section</w:t>
      </w:r>
      <w:r w:rsidDel="00000000" w:rsidR="00000000" w:rsidRPr="00000000">
        <w:rPr>
          <w:b w:val="1"/>
          <w:i w:val="1"/>
          <w:highlight w:val="yellow"/>
          <w:rtl w:val="0"/>
        </w:rPr>
        <w:t xml:space="preserve"> </w:t>
      </w:r>
      <w:r w:rsidDel="00000000" w:rsidR="00000000" w:rsidRPr="00000000">
        <w:rPr>
          <w:i w:val="1"/>
          <w:highlight w:val="yellow"/>
          <w:rtl w:val="0"/>
        </w:rPr>
        <w:t xml:space="preserve">6.2</w:t>
      </w:r>
      <w:r w:rsidDel="00000000" w:rsidR="00000000" w:rsidRPr="00000000">
        <w:rPr>
          <w:i w:val="1"/>
          <w:rtl w:val="0"/>
        </w:rPr>
        <w:t xml:space="preserve"> </w:t>
      </w:r>
      <w:r w:rsidDel="00000000" w:rsidR="00000000" w:rsidRPr="00000000">
        <w:rPr>
          <w:rtl w:val="0"/>
        </w:rPr>
        <w:t xml:space="preserve">and </w:t>
      </w:r>
      <w:r w:rsidDel="00000000" w:rsidR="00000000" w:rsidRPr="00000000">
        <w:rPr>
          <w:b w:val="1"/>
          <w:highlight w:val="yellow"/>
          <w:rtl w:val="0"/>
        </w:rPr>
        <w:t xml:space="preserve">Table AX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w:t>
      </w:r>
    </w:p>
    <w:p w:rsidR="00000000" w:rsidDel="00000000" w:rsidP="00000000" w:rsidRDefault="00000000" w:rsidRPr="00000000" w14:paraId="0000012C">
      <w:pPr>
        <w:rPr>
          <w:color w:val="ff0000"/>
        </w:rPr>
      </w:pPr>
      <w:r w:rsidDel="00000000" w:rsidR="00000000" w:rsidRPr="00000000">
        <w:rPr>
          <w:rtl w:val="0"/>
        </w:rPr>
      </w:r>
    </w:p>
    <w:p w:rsidR="00000000" w:rsidDel="00000000" w:rsidP="00000000" w:rsidRDefault="00000000" w:rsidRPr="00000000" w14:paraId="0000012D">
      <w:pPr>
        <w:rPr/>
      </w:pPr>
      <w:r w:rsidDel="00000000" w:rsidR="00000000" w:rsidRPr="00000000">
        <w:rPr>
          <w:color w:val="ff0000"/>
          <w:rtl w:val="0"/>
        </w:rPr>
        <w:t xml:space="preserve">[Create a simple diagram of the STM (with headings only) - explain it in a paragraph - insert here or below]</w:t>
      </w:r>
      <w:r w:rsidDel="00000000" w:rsidR="00000000" w:rsidRPr="00000000">
        <w:rPr>
          <w:rtl w:val="0"/>
        </w:rPr>
      </w:r>
    </w:p>
    <w:p w:rsidR="00000000" w:rsidDel="00000000" w:rsidP="00000000" w:rsidRDefault="00000000" w:rsidRPr="00000000" w14:paraId="0000012E">
      <w:pPr>
        <w:pStyle w:val="Heading3"/>
        <w:rPr/>
      </w:pPr>
      <w:bookmarkStart w:colFirst="0" w:colLast="0" w:name="_9e0eno19l2od" w:id="15"/>
      <w:bookmarkEnd w:id="15"/>
      <w:commentRangeStart w:id="36"/>
      <w:commentRangeStart w:id="37"/>
      <w:r w:rsidDel="00000000" w:rsidR="00000000" w:rsidRPr="00000000">
        <w:rPr>
          <w:rtl w:val="0"/>
        </w:rPr>
        <w:t xml:space="preserve">3.1</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Pattern</w:t>
      </w:r>
      <w:commentRangeEnd w:id="38"/>
      <w:r w:rsidDel="00000000" w:rsidR="00000000" w:rsidRPr="00000000">
        <w:commentReference w:id="38"/>
      </w:r>
      <w:r w:rsidDel="00000000" w:rsidR="00000000" w:rsidRPr="00000000">
        <w:rPr>
          <w:rtl w:val="0"/>
        </w:rPr>
        <w:t xml:space="preserve"> </w:t>
      </w:r>
    </w:p>
    <w:p w:rsidR="00000000" w:rsidDel="00000000" w:rsidP="00000000" w:rsidRDefault="00000000" w:rsidRPr="00000000" w14:paraId="0000012F">
      <w:pPr>
        <w:pStyle w:val="Heading4"/>
        <w:rPr>
          <w:highlight w:val="white"/>
        </w:rPr>
      </w:pPr>
      <w:bookmarkStart w:colFirst="0" w:colLast="0" w:name="_cgd5hbhz72sq" w:id="16"/>
      <w:bookmarkEnd w:id="16"/>
      <w:r w:rsidDel="00000000" w:rsidR="00000000" w:rsidRPr="00000000">
        <w:rPr>
          <w:rtl w:val="0"/>
        </w:rPr>
        <w:t xml:space="preserve">3.1.1</w:t>
      </w:r>
      <w:r w:rsidDel="00000000" w:rsidR="00000000" w:rsidRPr="00000000">
        <w:rPr>
          <w:rtl w:val="0"/>
        </w:rPr>
        <w:t xml:space="preserve"> Pattern: Carbon Stocks and </w:t>
      </w:r>
      <w:r w:rsidDel="00000000" w:rsidR="00000000" w:rsidRPr="00000000">
        <w:rPr>
          <w:rtl w:val="0"/>
        </w:rPr>
        <w:t xml:space="preserve">Fluxes</w:t>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shd w:fill="c9daf8" w:val="clear"/>
          <w:rtl w:val="0"/>
        </w:rPr>
        <w:t xml:space="preserve">Sullivan</w:t>
      </w:r>
      <w:r w:rsidDel="00000000" w:rsidR="00000000" w:rsidRPr="00000000">
        <w:rPr>
          <w:shd w:fill="c9daf8" w:val="clear"/>
          <w:rtl w:val="0"/>
        </w:rPr>
        <w:t xml:space="preserve"> et al. 2020, </w:t>
      </w:r>
      <w:r w:rsidDel="00000000" w:rsidR="00000000" w:rsidRPr="00000000">
        <w:rPr>
          <w:shd w:fill="c9daf8" w:val="clear"/>
          <w:rtl w:val="0"/>
        </w:rPr>
        <w:t xml:space="preserve">Xu </w:t>
      </w:r>
      <w:r w:rsidDel="00000000" w:rsidR="00000000" w:rsidRPr="00000000">
        <w:rPr>
          <w:shd w:fill="c9daf8" w:val="clear"/>
          <w:rtl w:val="0"/>
        </w:rPr>
        <w:t xml:space="preserve">et al., 2021, </w:t>
      </w:r>
      <w:r w:rsidDel="00000000" w:rsidR="00000000" w:rsidRPr="00000000">
        <w:rPr>
          <w:shd w:fill="c9daf8" w:val="clear"/>
          <w:rtl w:val="0"/>
        </w:rPr>
        <w:t xml:space="preserve">Muller</w:t>
      </w:r>
      <w:r w:rsidDel="00000000" w:rsidR="00000000" w:rsidRPr="00000000">
        <w:rPr>
          <w:shd w:fill="c9daf8" w:val="clear"/>
          <w:rtl w:val="0"/>
        </w:rPr>
        <w:t xml:space="preserve">-Landau et al., 2021, </w:t>
      </w:r>
      <w:r w:rsidDel="00000000" w:rsidR="00000000" w:rsidRPr="00000000">
        <w:rPr>
          <w:shd w:fill="c9daf8" w:val="clear"/>
          <w:rtl w:val="0"/>
        </w:rPr>
        <w:t xml:space="preserve">Wang </w:t>
      </w:r>
      <w:r w:rsidDel="00000000" w:rsidR="00000000" w:rsidRPr="00000000">
        <w:rPr>
          <w:shd w:fill="c9daf8" w:val="clear"/>
          <w:rtl w:val="0"/>
        </w:rPr>
        <w:t xml:space="preserve">et al. 2023</w:t>
      </w:r>
      <w:r w:rsidDel="00000000" w:rsidR="00000000" w:rsidRPr="00000000">
        <w:rPr>
          <w:rtl w:val="0"/>
        </w:rPr>
        <w:t xml:space="preserve">)</w:t>
      </w:r>
      <w:r w:rsidDel="00000000" w:rsidR="00000000" w:rsidRPr="00000000">
        <w:rPr>
          <w:rtl w:val="0"/>
        </w:rPr>
        <w:t xml:space="preserve">. Discrepancies emerge because of the limited calibration and validation datasets in tropical forests, particularly in Africa </w:t>
      </w:r>
      <w:r w:rsidDel="00000000" w:rsidR="00000000" w:rsidRPr="00000000">
        <w:rPr>
          <w:color w:val="ff0000"/>
          <w:highlight w:val="yellow"/>
          <w:rtl w:val="0"/>
        </w:rPr>
        <w:t xml:space="preserve">[REFs]</w:t>
      </w:r>
      <w:r w:rsidDel="00000000" w:rsidR="00000000" w:rsidRPr="00000000">
        <w:rPr>
          <w:rtl w:val="0"/>
        </w:rPr>
        <w:t xml:space="preserve">. Sparse data in Africa suggest that disturbance regimes and forest responses to disturbances are distinct from other continents </w:t>
      </w:r>
      <w:r w:rsidDel="00000000" w:rsidR="00000000" w:rsidRPr="00000000">
        <w:rPr>
          <w:rtl w:val="0"/>
        </w:rPr>
        <w:t xml:space="preserve">(</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shd w:fill="c9daf8" w:val="clear"/>
          <w:rtl w:val="0"/>
        </w:rPr>
        <w:t xml:space="preserve">; </w:t>
      </w:r>
      <w:r w:rsidDel="00000000" w:rsidR="00000000" w:rsidRPr="00000000">
        <w:rPr>
          <w:shd w:fill="c9daf8" w:val="clear"/>
          <w:rtl w:val="0"/>
        </w:rPr>
        <w:t xml:space="preserve">2023</w:t>
      </w:r>
      <w:r w:rsidDel="00000000" w:rsidR="00000000" w:rsidRPr="00000000">
        <w:rPr>
          <w:rtl w:val="0"/>
        </w:rPr>
        <w:t xml:space="preserve">)</w:t>
      </w:r>
      <w:r w:rsidDel="00000000" w:rsidR="00000000" w:rsidRPr="00000000">
        <w:rPr>
          <w:rtl w:val="0"/>
        </w:rPr>
        <w:t xml:space="preserve">, although the geographic </w:t>
      </w:r>
      <w:r w:rsidDel="00000000" w:rsidR="00000000" w:rsidRPr="00000000">
        <w:rPr>
          <w:rtl w:val="0"/>
        </w:rPr>
        <w:t xml:space="preserve">bias</w:t>
      </w:r>
      <w:r w:rsidDel="00000000" w:rsidR="00000000" w:rsidRPr="00000000">
        <w:rPr>
          <w:rtl w:val="0"/>
        </w:rPr>
        <w:t xml:space="preserve"> and overall lack of representativeness of ground datasets leave much room for debate. Second, the spatial and temporal patterns of disturbance dynamics are poorly characterized across the tropics </w:t>
      </w:r>
      <w:r w:rsidDel="00000000" w:rsidR="00000000" w:rsidRPr="00000000">
        <w:rPr>
          <w:color w:val="ff0000"/>
          <w:highlight w:val="yellow"/>
          <w:rtl w:val="0"/>
        </w:rPr>
        <w:t xml:space="preserve">[REFs]</w:t>
      </w:r>
      <w:r w:rsidDel="00000000" w:rsidR="00000000" w:rsidRPr="00000000">
        <w:rPr>
          <w:rtl w:val="0"/>
        </w:rPr>
        <w:t xml:space="preserve">, which exacerbate the uncertainty for the future of the global carbon budget </w:t>
      </w:r>
      <w:r w:rsidDel="00000000" w:rsidR="00000000" w:rsidRPr="00000000">
        <w:rPr>
          <w:rtl w:val="0"/>
        </w:rPr>
        <w:t xml:space="preserve">(</w:t>
      </w:r>
      <w:r w:rsidDel="00000000" w:rsidR="00000000" w:rsidRPr="00000000">
        <w:rPr>
          <w:shd w:fill="c9daf8" w:val="clear"/>
          <w:rtl w:val="0"/>
        </w:rPr>
        <w:t xml:space="preserve">Pugh et al., 2020</w:t>
      </w:r>
      <w:r w:rsidDel="00000000" w:rsidR="00000000" w:rsidRPr="00000000">
        <w:rPr>
          <w:rtl w:val="0"/>
        </w:rPr>
        <w:t xml:space="preserve">)</w:t>
      </w:r>
      <w:r w:rsidDel="00000000" w:rsidR="00000000" w:rsidRPr="00000000">
        <w:rPr>
          <w:rtl w:val="0"/>
        </w:rPr>
        <w:t xml:space="preserve">. To address these knowledge gaps, PANGEA will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numPr>
          <w:ilvl w:val="0"/>
          <w:numId w:val="12"/>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carbon dioxide, methane, and lateral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32">
      <w:pPr>
        <w:numPr>
          <w:ilvl w:val="0"/>
          <w:numId w:val="12"/>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methane, and lateral fluxes relate to temporal variation in climate change trends and extreme events?</w:t>
      </w:r>
    </w:p>
    <w:p w:rsidR="00000000" w:rsidDel="00000000" w:rsidP="00000000" w:rsidRDefault="00000000" w:rsidRPr="00000000" w14:paraId="00000133">
      <w:pPr>
        <w:numPr>
          <w:ilvl w:val="0"/>
          <w:numId w:val="12"/>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methane and lateral fluxes of tropical forests vary across </w:t>
      </w:r>
      <w:r w:rsidDel="00000000" w:rsidR="00000000" w:rsidRPr="00000000">
        <w:rPr>
          <w:b w:val="1"/>
          <w:i w:val="1"/>
          <w:rtl w:val="0"/>
        </w:rPr>
        <w:t xml:space="preserve">disturbance regime</w:t>
      </w:r>
      <w:r w:rsidDel="00000000" w:rsidR="00000000" w:rsidRPr="00000000">
        <w:rPr>
          <w:b w:val="1"/>
          <w:i w:val="1"/>
          <w:rtl w:val="0"/>
        </w:rPr>
        <w:t xml:space="preserve"> </w:t>
      </w:r>
      <w:r w:rsidDel="00000000" w:rsidR="00000000" w:rsidRPr="00000000">
        <w:rPr>
          <w:i w:val="1"/>
          <w:rtl w:val="0"/>
        </w:rPr>
        <w:t xml:space="preserve">gradients?</w:t>
      </w:r>
      <w:r w:rsidDel="00000000" w:rsidR="00000000" w:rsidRPr="00000000">
        <w:rPr>
          <w:i w:val="1"/>
          <w:rtl w:val="0"/>
        </w:rPr>
        <w:t xml:space="preserve">  </w:t>
      </w:r>
    </w:p>
    <w:p w:rsidR="00000000" w:rsidDel="00000000" w:rsidP="00000000" w:rsidRDefault="00000000" w:rsidRPr="00000000" w14:paraId="00000134">
      <w:pPr>
        <w:numPr>
          <w:ilvl w:val="0"/>
          <w:numId w:val="12"/>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35">
      <w:pPr>
        <w:spacing w:before="240" w:lineRule="auto"/>
        <w:rPr>
          <w:highlight w:val="white"/>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landscapes scale selected for intensive measurements of tropical biomass and their changes. PANGEA will partner with GEO-TREES, an effort coordinating ground measurements from both forest inventories and terrestrial laser scanning, drones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remote sensing observations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shd w:fill="c9daf8" w:val="clear"/>
          <w:rtl w:val="0"/>
        </w:rPr>
        <w:t xml:space="preserve">Baldocchi 2020</w:t>
      </w:r>
      <w:r w:rsidDel="00000000" w:rsidR="00000000" w:rsidRPr="00000000">
        <w:rPr>
          <w:rtl w:val="0"/>
        </w:rPr>
        <w:t xml:space="preserve">) and will also identify areas for implementing new towers to fill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polar-orbiting satellite sensors like the </w:t>
      </w:r>
      <w:r w:rsidDel="00000000" w:rsidR="00000000" w:rsidRPr="00000000">
        <w:rPr>
          <w:b w:val="1"/>
          <w:rtl w:val="0"/>
        </w:rPr>
        <w:t xml:space="preserve">Orbiting Carbon Observatory</w:t>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commentRangeStart w:id="39"/>
      <w:commentRangeStart w:id="40"/>
      <w:r w:rsidDel="00000000" w:rsidR="00000000" w:rsidRPr="00000000">
        <w:rPr>
          <w:rtl w:val="0"/>
        </w:rPr>
        <w:t xml:space="preserve"> geostationary satellites like </w:t>
      </w:r>
      <w:r w:rsidDel="00000000" w:rsidR="00000000" w:rsidRPr="00000000">
        <w:rPr>
          <w:b w:val="1"/>
          <w:rtl w:val="0"/>
        </w:rPr>
        <w:t xml:space="preserve">GOES-R</w:t>
      </w:r>
      <w:r w:rsidDel="00000000" w:rsidR="00000000" w:rsidRPr="00000000">
        <w:rPr>
          <w:rtl w:val="0"/>
        </w:rPr>
        <w:t xml:space="preserve"> </w:t>
      </w:r>
      <w:commentRangeEnd w:id="39"/>
      <w:r w:rsidDel="00000000" w:rsidR="00000000" w:rsidRPr="00000000">
        <w:commentReference w:id="39"/>
      </w:r>
      <w:commentRangeEnd w:id="40"/>
      <w:r w:rsidDel="00000000" w:rsidR="00000000" w:rsidRPr="00000000">
        <w:commentReference w:id="40"/>
      </w:r>
      <w:r w:rsidDel="00000000" w:rsidR="00000000" w:rsidRPr="00000000">
        <w:rPr>
          <w:highlight w:val="white"/>
          <w:rtl w:val="0"/>
        </w:rPr>
        <w:t xml:space="preserve">(</w:t>
      </w:r>
      <w:r w:rsidDel="00000000" w:rsidR="00000000" w:rsidRPr="00000000">
        <w:rPr>
          <w:shd w:fill="c9daf8" w:val="clear"/>
          <w:rtl w:val="0"/>
        </w:rPr>
        <w:t xml:space="preserve">Crisp et al., 2017</w:t>
      </w:r>
      <w:r w:rsidDel="00000000" w:rsidR="00000000" w:rsidRPr="00000000">
        <w:rPr>
          <w:shd w:fill="c9daf8" w:val="clear"/>
          <w:rtl w:val="0"/>
        </w:rPr>
        <w:t xml:space="preserve">; </w:t>
      </w:r>
      <w:r w:rsidDel="00000000" w:rsidR="00000000" w:rsidRPr="00000000">
        <w:rPr>
          <w:shd w:fill="c9daf8" w:val="clear"/>
          <w:rtl w:val="0"/>
        </w:rPr>
        <w:t xml:space="preserve">Lorente et al., 2021</w:t>
      </w:r>
      <w:r w:rsidDel="00000000" w:rsidR="00000000" w:rsidRPr="00000000">
        <w:rPr>
          <w:shd w:fill="c9daf8" w:val="clear"/>
          <w:rtl w:val="0"/>
        </w:rPr>
        <w:t xml:space="preserve">; Khan et al., 2021; Ranjbar et al., 2023</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to integrate with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If necessary, </w:t>
      </w:r>
      <w:r w:rsidDel="00000000" w:rsidR="00000000" w:rsidRPr="00000000">
        <w:rPr>
          <w:rtl w:val="0"/>
        </w:rPr>
        <w:t xml:space="preserve">PANGEA will fill gaps in the TCCON network, especially in Africa, to resolve debates on continental source and sink estimates.</w:t>
      </w:r>
      <w:r w:rsidDel="00000000" w:rsidR="00000000" w:rsidRPr="00000000">
        <w:rPr>
          <w:rtl w:val="0"/>
        </w:rPr>
        <w:t xml:space="preserve"> </w:t>
      </w:r>
      <w:r w:rsidDel="00000000" w:rsidR="00000000" w:rsidRPr="00000000">
        <w:rPr>
          <w:color w:val="ff0000"/>
          <w:rtl w:val="0"/>
        </w:rPr>
        <w:t xml:space="preserve">[TEXT EXPLAINING TCCON network and THE STRATEGY TO ADDRESS MEASUREMENTS ALONG DISTURBANCE GRADIENTS]</w:t>
      </w:r>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shd w:fill="c9daf8" w:val="clea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pStyle w:val="Heading4"/>
        <w:rPr/>
      </w:pPr>
      <w:bookmarkStart w:colFirst="0" w:colLast="0" w:name="_kp2ymoaiuwn1" w:id="17"/>
      <w:bookmarkEnd w:id="17"/>
      <w:r w:rsidDel="00000000" w:rsidR="00000000" w:rsidRPr="00000000">
        <w:rPr>
          <w:rtl w:val="0"/>
        </w:rPr>
        <w:t xml:space="preserve">3.1.2 Pattern: Biodiversity &amp; Functional Composition</w:t>
      </w:r>
    </w:p>
    <w:p w:rsidR="00000000" w:rsidDel="00000000" w:rsidP="00000000" w:rsidRDefault="00000000" w:rsidRPr="00000000" w14:paraId="00000137">
      <w:pPr>
        <w:rPr/>
      </w:pPr>
      <w:r w:rsidDel="00000000" w:rsidR="00000000" w:rsidRPr="00000000">
        <w:rPr>
          <w:rtl w:val="0"/>
        </w:rPr>
        <w:t xml:space="preserve">Biodiversity is positively associated with higher net primary productivity in tropical forests (</w:t>
      </w:r>
      <w:r w:rsidDel="00000000" w:rsidR="00000000" w:rsidRPr="00000000">
        <w:rPr>
          <w:shd w:fill="c9daf8" w:val="clea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shd w:fill="c9daf8" w:val="clear"/>
          <w:rtl w:val="0"/>
        </w:rPr>
        <w:t xml:space="preserve">Corlett and Primack 2006; Slik et al., 2018; Raven et al., 2020</w:t>
      </w:r>
      <w:r w:rsidDel="00000000" w:rsidR="00000000" w:rsidRPr="00000000">
        <w:rPr>
          <w:rtl w:val="0"/>
        </w:rPr>
        <w:t xml:space="preserve">). Yet, we still lack detailed information on the functional diversity of these ecosystems. An initial assessment on tropical forest plant trait data abundance in the American tropics, based on TRY (</w:t>
      </w:r>
      <w:r w:rsidDel="00000000" w:rsidR="00000000" w:rsidRPr="00000000">
        <w:rPr>
          <w:shd w:fill="c9daf8" w:val="clear"/>
          <w:rtl w:val="0"/>
        </w:rPr>
        <w:t xml:space="preserve">Kattge et al., 2020</w:t>
      </w:r>
      <w:r w:rsidDel="00000000" w:rsidR="00000000" w:rsidRPr="00000000">
        <w:rPr>
          <w:rtl w:val="0"/>
        </w:rPr>
        <w:t xml:space="preserve">); LT-Brazil (</w:t>
      </w:r>
      <w:r w:rsidDel="00000000" w:rsidR="00000000" w:rsidRPr="00000000">
        <w:rPr>
          <w:shd w:fill="c9daf8" w:val="clear"/>
          <w:rtl w:val="0"/>
        </w:rPr>
        <w:t xml:space="preserve">Mariano et al., 2021</w:t>
      </w:r>
      <w:r w:rsidDel="00000000" w:rsidR="00000000" w:rsidRPr="00000000">
        <w:rPr>
          <w:rtl w:val="0"/>
        </w:rPr>
        <w:t xml:space="preserve">) and NGEE-Tropics (</w:t>
      </w:r>
      <w:hyperlink r:id="rId59">
        <w:r w:rsidDel="00000000" w:rsidR="00000000" w:rsidRPr="00000000">
          <w:rPr>
            <w:color w:val="1155cc"/>
            <w:u w:val="single"/>
            <w:rtl w:val="0"/>
          </w:rPr>
          <w:t xml:space="preserve">https://ngt-data.lbl.gov/dois/</w:t>
        </w:r>
      </w:hyperlink>
      <w:r w:rsidDel="00000000" w:rsidR="00000000" w:rsidRPr="00000000">
        <w:rPr>
          <w:rtl w:val="0"/>
        </w:rPr>
        <w:t xml:space="preserve">), reveals that a few sites in Central Panama and coastal French Guiana account for the bulk of trait data and most traits are still scarce (</w:t>
      </w:r>
      <w:r w:rsidDel="00000000" w:rsidR="00000000" w:rsidRPr="00000000">
        <w:rPr>
          <w:b w:val="1"/>
          <w:highlight w:val="yellow"/>
          <w:rtl w:val="0"/>
        </w:rPr>
        <w:t xml:space="preserve">Figure X</w:t>
      </w:r>
      <w:r w:rsidDel="00000000" w:rsidR="00000000" w:rsidRPr="00000000">
        <w:rPr>
          <w:rtl w:val="0"/>
        </w:rPr>
        <w:t xml:space="preserve">). Data from African landscapes are even less abundant </w:t>
      </w:r>
      <w:r w:rsidDel="00000000" w:rsidR="00000000" w:rsidRPr="00000000">
        <w:rPr>
          <w:color w:val="ff0000"/>
          <w:highlight w:val="yellow"/>
          <w:rtl w:val="0"/>
        </w:rPr>
        <w:t xml:space="preserve">[REF]</w:t>
      </w:r>
      <w:r w:rsidDel="00000000" w:rsidR="00000000" w:rsidRPr="00000000">
        <w:rPr>
          <w:rtl w:val="0"/>
        </w:rPr>
        <w:t xml:space="preserve">. By addressing these knowledge and data gaps, PANGEA will activate the direct linkage of data from ground, airborne remote sensing and satellite remote sensing to understand the distribution of canopy functional traits and functional diversity across the tropical forest biomes and to investigate the strength and scale-dependence of biodiversity controls on ecosystem function. Responding to the questions below, PANGEA can fill large knowledge gaps in the understanding of biodiversity across spatial scales.</w:t>
      </w:r>
      <w:r w:rsidDel="00000000" w:rsidR="00000000" w:rsidRPr="00000000">
        <w:rPr>
          <w:rtl w:val="0"/>
        </w:rPr>
      </w:r>
    </w:p>
    <w:p w:rsidR="00000000" w:rsidDel="00000000" w:rsidP="00000000" w:rsidRDefault="00000000" w:rsidRPr="00000000" w14:paraId="00000138">
      <w:pPr>
        <w:numPr>
          <w:ilvl w:val="0"/>
          <w:numId w:val="20"/>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39">
      <w:pPr>
        <w:numPr>
          <w:ilvl w:val="0"/>
          <w:numId w:val="20"/>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3A">
      <w:pPr>
        <w:numPr>
          <w:ilvl w:val="0"/>
          <w:numId w:val="20"/>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demonstrated how this approaches allowed an estimate of the functional composition and diversity of tropical forest ecosystems (</w:t>
      </w:r>
      <w:r w:rsidDel="00000000" w:rsidR="00000000" w:rsidRPr="00000000">
        <w:rPr>
          <w:shd w:fill="c9daf8" w:val="clear"/>
          <w:rtl w:val="0"/>
        </w:rPr>
        <w:t xml:space="preserve">Feret and Asner, 2013</w:t>
      </w:r>
      <w:r w:rsidDel="00000000" w:rsidR="00000000" w:rsidRPr="00000000">
        <w:rPr>
          <w:shd w:fill="c9daf8" w:val="clear"/>
          <w:rtl w:val="0"/>
        </w:rPr>
        <w:t xml:space="preserve">; </w:t>
      </w:r>
      <w:r w:rsidDel="00000000" w:rsidR="00000000" w:rsidRPr="00000000">
        <w:rPr>
          <w:shd w:fill="c9daf8" w:val="clear"/>
          <w:rtl w:val="0"/>
        </w:rPr>
        <w:t xml:space="preserve">Asner et al., 2014</w:t>
      </w:r>
      <w:r w:rsidDel="00000000" w:rsidR="00000000" w:rsidRPr="00000000">
        <w:rPr>
          <w:rtl w:val="0"/>
        </w:rPr>
        <w:t xml:space="preserve">; </w:t>
      </w:r>
      <w:r w:rsidDel="00000000" w:rsidR="00000000" w:rsidRPr="00000000">
        <w:rPr>
          <w:shd w:fill="c9daf8" w:val="clear"/>
          <w:rtl w:val="0"/>
        </w:rPr>
        <w:t xml:space="preserve">Asner et al., 2017; Chadwick and Asner 2020; Ordway et al., 2022</w:t>
      </w:r>
      <w:r w:rsidDel="00000000" w:rsidR="00000000" w:rsidRPr="00000000">
        <w:rPr>
          <w:rtl w:val="0"/>
        </w:rPr>
        <w:t xml:space="preserve">). In addition to airborne hyperspectral, PANGEA will employ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shd w:fill="c9daf8" w:val="clear"/>
          <w:rtl w:val="0"/>
        </w:rPr>
        <w:t xml:space="preserve">Decuyper et al., 2018; Momo et al., 2020, </w:t>
      </w:r>
      <w:r w:rsidDel="00000000" w:rsidR="00000000" w:rsidRPr="00000000">
        <w:rPr>
          <w:shd w:fill="c9daf8" w:val="clear"/>
          <w:rtl w:val="0"/>
        </w:rPr>
        <w:t xml:space="preserve">Terryn et al., 2022</w:t>
      </w:r>
      <w:r w:rsidDel="00000000" w:rsidR="00000000" w:rsidRPr="00000000">
        <w:rPr>
          <w:shd w:fill="c9daf8" w:val="clear"/>
          <w:rtl w:val="0"/>
        </w:rPr>
        <w:t xml:space="preserve">; </w:t>
      </w:r>
      <w:r w:rsidDel="00000000" w:rsidR="00000000" w:rsidRPr="00000000">
        <w:rPr>
          <w:shd w:fill="c9daf8" w:val="clear"/>
          <w:rtl w:val="0"/>
        </w:rPr>
        <w:t xml:space="preserve">Schneider et al., 2019</w:t>
      </w:r>
      <w:r w:rsidDel="00000000" w:rsidR="00000000" w:rsidRPr="00000000">
        <w:rPr>
          <w:shd w:fill="c9daf8" w:val="clear"/>
          <w:rtl w:val="0"/>
        </w:rPr>
        <w:t xml:space="preserve">; </w:t>
      </w:r>
      <w:r w:rsidDel="00000000" w:rsidR="00000000" w:rsidRPr="00000000">
        <w:rPr>
          <w:shd w:fill="c9daf8" w:val="clear"/>
          <w:rtl w:val="0"/>
        </w:rPr>
        <w:t xml:space="preserve">Ferraz et al., 2016</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Schneider et al., 2020</w:t>
      </w:r>
      <w:r w:rsidDel="00000000" w:rsidR="00000000" w:rsidRPr="00000000">
        <w:rPr>
          <w:shd w:fill="c9daf8" w:val="clear"/>
          <w:rtl w:val="0"/>
        </w:rPr>
        <w:t xml:space="preserve">; </w:t>
      </w:r>
      <w:r w:rsidDel="00000000" w:rsidR="00000000" w:rsidRPr="00000000">
        <w:rPr>
          <w:shd w:fill="c9daf8" w:val="clear"/>
          <w:rtl w:val="0"/>
        </w:rPr>
        <w:t xml:space="preserve">De Conto et al., </w:t>
      </w:r>
      <w:r w:rsidDel="00000000" w:rsidR="00000000" w:rsidRPr="00000000">
        <w:rPr>
          <w:shd w:fill="c9daf8" w:val="clear"/>
          <w:rtl w:val="0"/>
        </w:rPr>
        <w:t xml:space="preserve">2024</w:t>
      </w:r>
      <w:r w:rsidDel="00000000" w:rsidR="00000000" w:rsidRPr="00000000">
        <w:rPr>
          <w:rtl w:val="0"/>
        </w:rPr>
        <w:t xml:space="preserve">). </w:t>
      </w:r>
      <w:commentRangeStart w:id="41"/>
      <w:commentRangeStart w:id="42"/>
      <w:r w:rsidDel="00000000" w:rsidR="00000000" w:rsidRPr="00000000">
        <w:rPr>
          <w:rtl w:val="0"/>
        </w:rPr>
        <w:t xml:space="preserve">To expand the quantification of biodiversity beyond botany, PANGEA will use animal movement monitoring and bioacoustics detection systems. Moreover, the project will incorporate Indigenous Ecological Knowledge to aggregate novel insights into the structural and functional diversity of tropical forest ecosystems</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 To investigate the association between shifts in plant composition and shifts in ecosystem functioning (</w:t>
      </w:r>
      <w:r w:rsidDel="00000000" w:rsidR="00000000" w:rsidRPr="00000000">
        <w:rPr>
          <w:shd w:fill="c9daf8" w:val="clear"/>
          <w:rtl w:val="0"/>
        </w:rPr>
        <w:t xml:space="preserve">Coverdale and Davies 2023</w:t>
      </w:r>
      <w:r w:rsidDel="00000000" w:rsidR="00000000" w:rsidRPr="00000000">
        <w:rPr>
          <w:rtl w:val="0"/>
        </w:rPr>
        <w:t xml:space="preserve">), PANGEA will combine the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both time series of measurements and space-for-time sampling across the landscapes. To relate functional diversity with ecosystem responses to extreme events, </w:t>
      </w:r>
      <w:commentRangeStart w:id="43"/>
      <w:r w:rsidDel="00000000" w:rsidR="00000000" w:rsidRPr="00000000">
        <w:rPr>
          <w:color w:val="ff0000"/>
          <w:rtl w:val="0"/>
        </w:rPr>
        <w:t xml:space="preserve">PANGEA WILL DO XYZ</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3D">
      <w:pPr>
        <w:pStyle w:val="Heading4"/>
        <w:rPr>
          <w:color w:val="ff0000"/>
        </w:rPr>
      </w:pPr>
      <w:bookmarkStart w:colFirst="0" w:colLast="0" w:name="_v8r7kf1f6lqs" w:id="18"/>
      <w:bookmarkEnd w:id="18"/>
      <w:r w:rsidDel="00000000" w:rsidR="00000000" w:rsidRPr="00000000">
        <w:rPr>
          <w:rtl w:val="0"/>
        </w:rPr>
        <w:t xml:space="preserve">3.1.3 Pattern: Land-Atmosphere Interactions and Thresholds</w:t>
      </w:r>
      <w:commentRangeStart w:id="44"/>
      <w:commentRangeStart w:id="45"/>
      <w:r w:rsidDel="00000000" w:rsidR="00000000" w:rsidRPr="00000000">
        <w:rPr>
          <w:rtl w:val="0"/>
        </w:rPr>
      </w:r>
    </w:p>
    <w:p w:rsidR="00000000" w:rsidDel="00000000" w:rsidP="00000000" w:rsidRDefault="00000000" w:rsidRPr="00000000" w14:paraId="0000013E">
      <w:pPr>
        <w:spacing w:after="240" w:before="240" w:lineRule="auto"/>
        <w:rPr/>
      </w:pPr>
      <w:commentRangeEnd w:id="44"/>
      <w:r w:rsidDel="00000000" w:rsidR="00000000" w:rsidRPr="00000000">
        <w:commentReference w:id="44"/>
      </w:r>
      <w:commentRangeEnd w:id="45"/>
      <w:r w:rsidDel="00000000" w:rsidR="00000000" w:rsidRPr="00000000">
        <w:commentReference w:id="45"/>
      </w:r>
      <w:commentRangeStart w:id="46"/>
      <w:r w:rsidDel="00000000" w:rsidR="00000000" w:rsidRPr="00000000">
        <w:rPr>
          <w:rtl w:val="0"/>
        </w:rPr>
        <w:t xml:space="preserve">Despite</w:t>
      </w:r>
      <w:commentRangeEnd w:id="46"/>
      <w:r w:rsidDel="00000000" w:rsidR="00000000" w:rsidRPr="00000000">
        <w:commentReference w:id="46"/>
      </w:r>
      <w:r w:rsidDel="00000000" w:rsidR="00000000" w:rsidRPr="00000000">
        <w:rPr>
          <w:rtl w:val="0"/>
        </w:rPr>
        <w:t xml:space="preserve"> advances in understanding the interactions and feedbacks between the biosphere and the atmosphere in tropical regions from previous NASA campaigns (</w:t>
      </w:r>
      <w:r w:rsidDel="00000000" w:rsidR="00000000" w:rsidRPr="00000000">
        <w:rPr>
          <w:shd w:fill="c9daf8" w:val="clear"/>
          <w:rtl w:val="0"/>
        </w:rPr>
        <w:t xml:space="preserve">Davidson et al., 2012</w:t>
      </w:r>
      <w:r w:rsidDel="00000000" w:rsidR="00000000" w:rsidRPr="00000000">
        <w:rPr>
          <w:rtl w:val="0"/>
        </w:rPr>
        <w:t xml:space="preserve">), there are still substantial knowledge gaps on how these interactions vary within and across continents (</w:t>
      </w:r>
      <w:r w:rsidDel="00000000" w:rsidR="00000000" w:rsidRPr="00000000">
        <w:rPr>
          <w:shd w:fill="c9daf8" w:val="clear"/>
          <w:rtl w:val="0"/>
        </w:rPr>
        <w:t xml:space="preserve">Phillipon et al., 2019</w:t>
      </w:r>
      <w:r w:rsidDel="00000000" w:rsidR="00000000" w:rsidRPr="00000000">
        <w:rPr>
          <w:shd w:fill="c9daf8" w:val="clear"/>
          <w:rtl w:val="0"/>
        </w:rPr>
        <w:t xml:space="preserve">; </w:t>
      </w:r>
      <w:r w:rsidDel="00000000" w:rsidR="00000000" w:rsidRPr="00000000">
        <w:rPr>
          <w:shd w:fill="c9daf8" w:val="clear"/>
          <w:rtl w:val="0"/>
        </w:rPr>
        <w:t xml:space="preserve">Pohl et al., 2021</w:t>
      </w:r>
      <w:r w:rsidDel="00000000" w:rsidR="00000000" w:rsidRPr="00000000">
        <w:rPr>
          <w:shd w:fill="c9daf8" w:val="clear"/>
          <w:rtl w:val="0"/>
        </w:rPr>
        <w:t xml:space="preserve">; </w:t>
      </w:r>
      <w:r w:rsidDel="00000000" w:rsidR="00000000" w:rsidRPr="00000000">
        <w:rPr>
          <w:shd w:fill="c9daf8" w:val="clear"/>
          <w:rtl w:val="0"/>
        </w:rPr>
        <w:t xml:space="preserve">Martins et al., 2018</w:t>
      </w:r>
      <w:r w:rsidDel="00000000" w:rsidR="00000000" w:rsidRPr="00000000">
        <w:rPr>
          <w:shd w:fill="c9daf8" w:val="clear"/>
          <w:rtl w:val="0"/>
        </w:rPr>
        <w:t xml:space="preserve">; </w:t>
      </w:r>
      <w:r w:rsidDel="00000000" w:rsidR="00000000" w:rsidRPr="00000000">
        <w:rPr>
          <w:shd w:fill="c9daf8" w:val="clear"/>
          <w:rtl w:val="0"/>
        </w:rPr>
        <w:t xml:space="preserve">Chakraborty et al., 2019</w:t>
      </w:r>
      <w:r w:rsidDel="00000000" w:rsidR="00000000" w:rsidRPr="00000000">
        <w:rPr>
          <w:shd w:fill="c9daf8" w:val="clear"/>
          <w:rtl w:val="0"/>
        </w:rPr>
        <w:t xml:space="preserve">; </w:t>
      </w:r>
      <w:r w:rsidDel="00000000" w:rsidR="00000000" w:rsidRPr="00000000">
        <w:rPr>
          <w:shd w:fill="c9daf8" w:val="clear"/>
          <w:rtl w:val="0"/>
        </w:rPr>
        <w:t xml:space="preserve">Jonard et al., 2022</w:t>
      </w:r>
      <w:r w:rsidDel="00000000" w:rsidR="00000000" w:rsidRPr="00000000">
        <w:rPr>
          <w:rtl w:val="0"/>
        </w:rPr>
        <w:t xml:space="preserve">). The impacts of deforestation on the transport pathways for recycled atmospheric moisture have been investigated in the Amazon, and to a lesser extent in Central Africa (</w:t>
      </w:r>
      <w:r w:rsidDel="00000000" w:rsidR="00000000" w:rsidRPr="00000000">
        <w:rPr>
          <w:shd w:fill="c9daf8" w:val="clear"/>
          <w:rtl w:val="0"/>
        </w:rPr>
        <w:t xml:space="preserve">Staal et al., 2023</w:t>
      </w:r>
      <w:r w:rsidDel="00000000" w:rsidR="00000000" w:rsidRPr="00000000">
        <w:rPr>
          <w:shd w:fill="c9daf8" w:val="clear"/>
          <w:rtl w:val="0"/>
        </w:rPr>
        <w:t xml:space="preserve">; </w:t>
      </w:r>
      <w:r w:rsidDel="00000000" w:rsidR="00000000" w:rsidRPr="00000000">
        <w:rPr>
          <w:shd w:fill="c9daf8" w:val="clear"/>
          <w:rtl w:val="0"/>
        </w:rPr>
        <w:t xml:space="preserve">Zemp et al., 2017</w:t>
      </w:r>
      <w:r w:rsidDel="00000000" w:rsidR="00000000" w:rsidRPr="00000000">
        <w:rPr>
          <w:shd w:fill="c9daf8" w:val="clear"/>
          <w:rtl w:val="0"/>
        </w:rPr>
        <w:t xml:space="preserve">; </w:t>
      </w:r>
      <w:r w:rsidDel="00000000" w:rsidR="00000000" w:rsidRPr="00000000">
        <w:rPr>
          <w:shd w:fill="c9daf8" w:val="clear"/>
          <w:rtl w:val="0"/>
        </w:rPr>
        <w:t xml:space="preserve">Xu et al., 2022</w:t>
      </w:r>
      <w:r w:rsidDel="00000000" w:rsidR="00000000" w:rsidRPr="00000000">
        <w:rPr>
          <w:shd w:fill="c9daf8" w:val="clear"/>
          <w:rtl w:val="0"/>
        </w:rPr>
        <w:t xml:space="preserve">; </w:t>
      </w:r>
      <w:r w:rsidDel="00000000" w:rsidR="00000000" w:rsidRPr="00000000">
        <w:rPr>
          <w:shd w:fill="c9daf8" w:val="clear"/>
          <w:rtl w:val="0"/>
        </w:rPr>
        <w:t xml:space="preserve">Flores et al., 2024</w:t>
      </w:r>
      <w:r w:rsidDel="00000000" w:rsidR="00000000" w:rsidRPr="00000000">
        <w:rPr>
          <w:shd w:fill="c9daf8" w:val="clear"/>
          <w:rtl w:val="0"/>
        </w:rPr>
        <w:t xml:space="preserve">; </w:t>
      </w:r>
      <w:r w:rsidDel="00000000" w:rsidR="00000000" w:rsidRPr="00000000">
        <w:rPr>
          <w:shd w:fill="c9daf8" w:val="clear"/>
          <w:rtl w:val="0"/>
        </w:rPr>
        <w:t xml:space="preserve">Theeuwen et al., 2023</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shd w:fill="c9daf8" w:val="clear"/>
          <w:rtl w:val="0"/>
        </w:rPr>
        <w:t xml:space="preserve">; </w:t>
      </w:r>
      <w:r w:rsidDel="00000000" w:rsidR="00000000" w:rsidRPr="00000000">
        <w:rPr>
          <w:shd w:fill="c9daf8" w:val="clear"/>
          <w:rtl w:val="0"/>
        </w:rPr>
        <w:t xml:space="preserve">Te Wierik et al., 2022</w:t>
      </w:r>
      <w:r w:rsidDel="00000000" w:rsidR="00000000" w:rsidRPr="00000000">
        <w:rPr>
          <w:shd w:fill="c9daf8" w:val="clear"/>
          <w:rtl w:val="0"/>
        </w:rPr>
        <w:t xml:space="preserve">; </w:t>
      </w:r>
      <w:r w:rsidDel="00000000" w:rsidR="00000000" w:rsidRPr="00000000">
        <w:rPr>
          <w:shd w:fill="c9daf8" w:val="clear"/>
          <w:rtl w:val="0"/>
        </w:rPr>
        <w:t xml:space="preserve">Nyasulu et al., 2024</w:t>
      </w:r>
      <w:r w:rsidDel="00000000" w:rsidR="00000000" w:rsidRPr="00000000">
        <w:rPr>
          <w:shd w:fill="c9daf8" w:val="clear"/>
          <w:rtl w:val="0"/>
        </w:rPr>
        <w:t xml:space="preserve">; </w:t>
      </w:r>
      <w:r w:rsidDel="00000000" w:rsidR="00000000" w:rsidRPr="00000000">
        <w:rPr>
          <w:shd w:fill="c9daf8" w:val="clear"/>
          <w:rtl w:val="0"/>
        </w:rPr>
        <w:t xml:space="preserve">van der Ent et al., 2010</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shd w:fill="c9daf8" w:val="clea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shd w:fill="c9daf8" w:val="clear"/>
          <w:rtl w:val="0"/>
        </w:rPr>
        <w:t xml:space="preserve">Longo et al., 2020</w:t>
      </w:r>
      <w:r w:rsidDel="00000000" w:rsidR="00000000" w:rsidRPr="00000000">
        <w:rPr>
          <w:shd w:fill="c9daf8" w:val="clear"/>
          <w:rtl w:val="0"/>
        </w:rPr>
        <w:t xml:space="preserve">; Rangel Pinagé et al., 2023</w:t>
      </w:r>
      <w:r w:rsidDel="00000000" w:rsidR="00000000" w:rsidRPr="00000000">
        <w:rPr>
          <w:rtl w:val="0"/>
        </w:rPr>
        <w:t xml:space="preserve">), yet the effects of degradation on rainfall intensity and recycling remains unknown. Moreover, land-use related fire activities can significantly change the aerosol concentration in the atmosphere and directly impact convective activities in tropical ecosystems (</w:t>
      </w:r>
      <w:r w:rsidDel="00000000" w:rsidR="00000000" w:rsidRPr="00000000">
        <w:rPr>
          <w:shd w:fill="c9daf8" w:val="clear"/>
          <w:rtl w:val="0"/>
        </w:rPr>
        <w:t xml:space="preserve">Andreae et al., 2004</w:t>
      </w:r>
      <w:r w:rsidDel="00000000" w:rsidR="00000000" w:rsidRPr="00000000">
        <w:rPr>
          <w:shd w:fill="c9daf8" w:val="clear"/>
          <w:rtl w:val="0"/>
        </w:rPr>
        <w:t xml:space="preserve">; </w:t>
      </w:r>
      <w:r w:rsidDel="00000000" w:rsidR="00000000" w:rsidRPr="00000000">
        <w:rPr>
          <w:shd w:fill="c9daf8" w:val="clear"/>
          <w:rtl w:val="0"/>
        </w:rPr>
        <w:t xml:space="preserve">Freire et al., 2020</w:t>
      </w:r>
      <w:r w:rsidDel="00000000" w:rsidR="00000000" w:rsidRPr="00000000">
        <w:rPr>
          <w:rtl w:val="0"/>
        </w:rPr>
        <w:t xml:space="preserve">). Likewise, there is evidence that Central African tropical forests rely more heavily on moisture recycling to provide atmospheric moisture for rainfall than the Amazon (</w:t>
      </w:r>
      <w:r w:rsidDel="00000000" w:rsidR="00000000" w:rsidRPr="00000000">
        <w:rPr>
          <w:shd w:fill="c9daf8" w:val="clear"/>
          <w:rtl w:val="0"/>
        </w:rPr>
        <w:t xml:space="preserve">Worden et al., 2021</w:t>
      </w:r>
      <w:r w:rsidDel="00000000" w:rsidR="00000000" w:rsidRPr="00000000">
        <w:rPr>
          <w:shd w:fill="c9daf8" w:val="clear"/>
          <w:rtl w:val="0"/>
        </w:rPr>
        <w:t xml:space="preserve">; </w:t>
      </w:r>
      <w:r w:rsidDel="00000000" w:rsidR="00000000" w:rsidRPr="00000000">
        <w:rPr>
          <w:shd w:fill="c9daf8" w:val="clear"/>
          <w:rtl w:val="0"/>
        </w:rPr>
        <w:t xml:space="preserve">Baker and Spracklen 2022</w:t>
      </w:r>
      <w:r w:rsidDel="00000000" w:rsidR="00000000" w:rsidRPr="00000000">
        <w:rPr>
          <w:rtl w:val="0"/>
        </w:rPr>
        <w:t xml:space="preserve">). Novel technologies </w:t>
      </w:r>
      <w:r w:rsidDel="00000000" w:rsidR="00000000" w:rsidRPr="00000000">
        <w:rPr>
          <w:rtl w:val="0"/>
        </w:rPr>
        <w:t xml:space="preserve">have</w:t>
      </w:r>
      <w:r w:rsidDel="00000000" w:rsidR="00000000" w:rsidRPr="00000000">
        <w:rPr>
          <w:rtl w:val="0"/>
        </w:rPr>
        <w:t xml:space="preserve"> emerged on quantification of vegetation water stress from space. For example, canopy water content from airborne hyperspectral data have illustrated ecologically meaningful patterns related to water stress in Mediterranean systems (</w:t>
      </w:r>
      <w:r w:rsidDel="00000000" w:rsidR="00000000" w:rsidRPr="00000000">
        <w:rPr>
          <w:shd w:fill="c9daf8" w:val="clea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r w:rsidDel="00000000" w:rsidR="00000000" w:rsidRPr="00000000">
        <w:rPr>
          <w:shd w:fill="c9daf8" w:val="clear"/>
          <w:rtl w:val="0"/>
        </w:rPr>
        <w:t xml:space="preserve">Konings et al., 2021</w:t>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shd w:fill="c9daf8" w:val="clear"/>
          <w:rtl w:val="0"/>
        </w:rPr>
        <w:t xml:space="preserve">Xu et al., 2021</w:t>
      </w:r>
      <w:r w:rsidDel="00000000" w:rsidR="00000000" w:rsidRPr="00000000">
        <w:rPr>
          <w:rtl w:val="0"/>
        </w:rPr>
        <w:t xml:space="preserve">). </w:t>
      </w:r>
      <w:r w:rsidDel="00000000" w:rsidR="00000000" w:rsidRPr="00000000">
        <w:rPr>
          <w:color w:val="ff0000"/>
          <w:rtl w:val="0"/>
        </w:rPr>
        <w:t xml:space="preserve">[QUICK 1-2 SENTENCES ON THERMAL AND SIF?]</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3F">
      <w:pPr>
        <w:numPr>
          <w:ilvl w:val="0"/>
          <w:numId w:val="20"/>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40">
      <w:pPr>
        <w:numPr>
          <w:ilvl w:val="0"/>
          <w:numId w:val="20"/>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41">
      <w:pPr>
        <w:spacing w:after="240" w:before="240" w:lineRule="auto"/>
        <w:ind w:left="0" w:firstLine="0"/>
        <w:rPr>
          <w:color w:val="ff0000"/>
        </w:rPr>
      </w:pPr>
      <w:commentRangeStart w:id="47"/>
      <w:r w:rsidDel="00000000" w:rsidR="00000000" w:rsidRPr="00000000">
        <w:rPr>
          <w:rtl w:val="0"/>
        </w:rPr>
        <w:t xml:space="preserve">To</w:t>
      </w:r>
      <w:commentRangeEnd w:id="47"/>
      <w:r w:rsidDel="00000000" w:rsidR="00000000" w:rsidRPr="00000000">
        <w:commentReference w:id="47"/>
      </w:r>
      <w:r w:rsidDel="00000000" w:rsidR="00000000" w:rsidRPr="00000000">
        <w:rPr>
          <w:rtl w:val="0"/>
        </w:rPr>
        <w:t xml:space="preserve"> investigate how land-atmosphere interactions vary across continents, PANGEA will build on measurements used for spatial and temporal variation of carbon stocks (Section 3.1.1), and structural and functional diversity (Section 3.1.2), and complement with ground measurements from micrometeorological stations, latent and sensible heat fluxes from eddy covariance towers, soil moisture, canopy ecophysiological measurements, live and dead fuel moisture. PANGEA will scale ground data of soil moisture, canopy water content, hydraulic traits, and thermal stress and evapotranspiration to the pantropics by combining </w:t>
      </w:r>
      <w:r w:rsidDel="00000000" w:rsidR="00000000" w:rsidRPr="00000000">
        <w:rPr>
          <w:color w:val="ff0000"/>
          <w:rtl w:val="0"/>
        </w:rPr>
        <w:t xml:space="preserve">[AIRBORNE MEASUREMENTS?]</w:t>
      </w:r>
      <w:r w:rsidDel="00000000" w:rsidR="00000000" w:rsidRPr="00000000">
        <w:rPr>
          <w:rtl w:val="0"/>
        </w:rPr>
        <w:t xml:space="preserve">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[SOME SENTENCE ON SIF?]</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shd w:fill="c9daf8" w:val="clear"/>
          <w:rtl w:val="0"/>
        </w:rPr>
        <w:t xml:space="preserve">Cho et al., 2024</w:t>
      </w:r>
      <w:r w:rsidDel="00000000" w:rsidR="00000000" w:rsidRPr="00000000">
        <w:rPr>
          <w:rtl w:val="0"/>
        </w:rPr>
        <w:t xml:space="preserve">), by building on </w:t>
      </w:r>
      <w:commentRangeStart w:id="48"/>
      <w:r w:rsidDel="00000000" w:rsidR="00000000" w:rsidRPr="00000000">
        <w:rPr>
          <w:rtl w:val="0"/>
        </w:rPr>
        <w:t xml:space="preserve">recent correction efforts based on maximum entropy production for electromagnetic wave propagation in dielectric materials</w:t>
      </w:r>
      <w:commentRangeEnd w:id="48"/>
      <w:r w:rsidDel="00000000" w:rsidR="00000000" w:rsidRPr="00000000">
        <w:commentReference w:id="48"/>
      </w:r>
      <w:r w:rsidDel="00000000" w:rsidR="00000000" w:rsidRPr="00000000">
        <w:rPr>
          <w:rtl w:val="0"/>
        </w:rPr>
        <w:t xml:space="preserve"> (</w:t>
      </w:r>
      <w:r w:rsidDel="00000000" w:rsidR="00000000" w:rsidRPr="00000000">
        <w:rPr>
          <w:shd w:fill="c9daf8" w:val="clear"/>
          <w:rtl w:val="0"/>
        </w:rPr>
        <w:t xml:space="preserve">Wang et al., 2024</w:t>
      </w:r>
      <w:r w:rsidDel="00000000" w:rsidR="00000000" w:rsidRPr="00000000">
        <w:rPr>
          <w:rtl w:val="0"/>
        </w:rPr>
        <w:t xml:space="preserve">). To identify critical hydroclimate thresholds and help differentiate different drivers for canopy water content dynamics, PANGEA will collect canopy leaf-level ecophysiological measurements, as well as tower-based VOD retrieval methods using GNSS microwave signals (</w:t>
      </w:r>
      <w:r w:rsidDel="00000000" w:rsidR="00000000" w:rsidRPr="00000000">
        <w:rPr>
          <w:shd w:fill="c9daf8" w:val="clear"/>
          <w:rtl w:val="0"/>
        </w:rPr>
        <w:t xml:space="preserve">Humphrey and Frankenberg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2">
      <w:pPr>
        <w:spacing w:after="240" w:before="240" w:lineRule="auto"/>
        <w:ind w:left="0" w:firstLine="0"/>
        <w:rPr>
          <w:color w:val="434343"/>
          <w:sz w:val="28"/>
          <w:szCs w:val="28"/>
        </w:rPr>
      </w:pPr>
      <w:r w:rsidDel="00000000" w:rsidR="00000000" w:rsidRPr="00000000">
        <w:rPr>
          <w:color w:val="434343"/>
          <w:sz w:val="28"/>
          <w:szCs w:val="28"/>
          <w:rtl w:val="0"/>
        </w:rPr>
        <w:t xml:space="preserve">3.2 </w:t>
      </w:r>
      <w:commentRangeStart w:id="49"/>
      <w:r w:rsidDel="00000000" w:rsidR="00000000" w:rsidRPr="00000000">
        <w:rPr>
          <w:color w:val="434343"/>
          <w:sz w:val="28"/>
          <w:szCs w:val="28"/>
          <w:rtl w:val="0"/>
        </w:rPr>
        <w:t xml:space="preserve">Process</w:t>
      </w:r>
      <w:commentRangeEnd w:id="49"/>
      <w:r w:rsidDel="00000000" w:rsidR="00000000" w:rsidRPr="00000000">
        <w:commentReference w:id="49"/>
      </w:r>
      <w:r w:rsidDel="00000000" w:rsidR="00000000" w:rsidRPr="00000000">
        <w:rPr>
          <w:color w:val="434343"/>
          <w:sz w:val="28"/>
          <w:szCs w:val="28"/>
          <w:rtl w:val="0"/>
        </w:rPr>
        <w:t xml:space="preserve"> </w:t>
      </w:r>
    </w:p>
    <w:p w:rsidR="00000000" w:rsidDel="00000000" w:rsidP="00000000" w:rsidRDefault="00000000" w:rsidRPr="00000000" w14:paraId="00000143">
      <w:pPr>
        <w:pStyle w:val="Heading4"/>
        <w:rPr/>
      </w:pPr>
      <w:bookmarkStart w:colFirst="0" w:colLast="0" w:name="_gbd8t2yjn8ur" w:id="19"/>
      <w:bookmarkEnd w:id="19"/>
      <w:r w:rsidDel="00000000" w:rsidR="00000000" w:rsidRPr="00000000">
        <w:rPr>
          <w:rtl w:val="0"/>
        </w:rPr>
        <w:t xml:space="preserve">3.2.1 Process: </w:t>
      </w:r>
      <w:commentRangeStart w:id="50"/>
      <w:r w:rsidDel="00000000" w:rsidR="00000000" w:rsidRPr="00000000">
        <w:rPr>
          <w:rtl w:val="0"/>
        </w:rPr>
        <w:t xml:space="preserve">Species </w:t>
      </w:r>
      <w:commentRangeEnd w:id="50"/>
      <w:r w:rsidDel="00000000" w:rsidR="00000000" w:rsidRPr="00000000">
        <w:commentReference w:id="50"/>
      </w:r>
      <w:r w:rsidDel="00000000" w:rsidR="00000000" w:rsidRPr="00000000">
        <w:rPr>
          <w:rtl w:val="0"/>
        </w:rPr>
        <w:t xml:space="preserve">Interactions and Resilience</w:t>
      </w:r>
      <w:commentRangeStart w:id="51"/>
      <w:r w:rsidDel="00000000" w:rsidR="00000000" w:rsidRPr="00000000">
        <w:rPr>
          <w:rtl w:val="0"/>
        </w:rPr>
      </w:r>
    </w:p>
    <w:p w:rsidR="00000000" w:rsidDel="00000000" w:rsidP="00000000" w:rsidRDefault="00000000" w:rsidRPr="00000000" w14:paraId="00000144">
      <w:pPr>
        <w:spacing w:after="240" w:before="240" w:lineRule="auto"/>
        <w:rPr/>
      </w:pPr>
      <w:commentRangeEnd w:id="51"/>
      <w:r w:rsidDel="00000000" w:rsidR="00000000" w:rsidRPr="00000000">
        <w:commentReference w:id="51"/>
      </w:r>
      <w:r w:rsidDel="00000000" w:rsidR="00000000" w:rsidRPr="00000000">
        <w:rPr>
          <w:rtl w:val="0"/>
        </w:rPr>
        <w:t xml:space="preserve">Tropical forests are highly biodiverse ecosystems. Yet, the science and technology for quantifying and monitoring biodiversity at large scales, as well as process understanding how structural and functional diversity mediates carbon, water, energy, and nutrient cycling is still incipient. Moreover, most terrestrial biosphere models still represent tropical forests with fewer plant functional types than temperate forests (e.g., </w:t>
      </w:r>
      <w:commentRangeStart w:id="52"/>
      <w:r w:rsidDel="00000000" w:rsidR="00000000" w:rsidRPr="00000000">
        <w:rPr>
          <w:highlight w:val="yellow"/>
          <w:rtl w:val="0"/>
        </w:rPr>
        <w:t xml:space="preserve">Lawrence et al., 2019</w:t>
      </w:r>
      <w:commentRangeEnd w:id="52"/>
      <w:r w:rsidDel="00000000" w:rsidR="00000000" w:rsidRPr="00000000">
        <w:commentReference w:id="52"/>
      </w:r>
      <w:r w:rsidDel="00000000" w:rsidR="00000000" w:rsidRPr="00000000">
        <w:rPr>
          <w:rtl w:val="0"/>
        </w:rPr>
        <w:t xml:space="preserve">; </w:t>
      </w:r>
      <w:commentRangeStart w:id="53"/>
      <w:r w:rsidDel="00000000" w:rsidR="00000000" w:rsidRPr="00000000">
        <w:rPr>
          <w:highlight w:val="yellow"/>
          <w:rtl w:val="0"/>
        </w:rPr>
        <w:t xml:space="preserve">Schaphoff et al., 2018</w:t>
      </w:r>
      <w:commentRangeEnd w:id="53"/>
      <w:r w:rsidDel="00000000" w:rsidR="00000000" w:rsidRPr="00000000">
        <w:commentReference w:id="53"/>
      </w:r>
      <w:r w:rsidDel="00000000" w:rsidR="00000000" w:rsidRPr="00000000">
        <w:rPr>
          <w:rtl w:val="0"/>
        </w:rPr>
        <w:t xml:space="preserve">), and even when they represent multiple life strategies, obtaining robust coexistence remains a significant challenge (</w:t>
      </w:r>
      <w:r w:rsidDel="00000000" w:rsidR="00000000" w:rsidRPr="00000000">
        <w:rPr>
          <w:shd w:fill="c9daf8" w:val="clear"/>
          <w:rtl w:val="0"/>
        </w:rPr>
        <w:t xml:space="preserve">Koven et al., 2020</w:t>
      </w:r>
      <w:r w:rsidDel="00000000" w:rsidR="00000000" w:rsidRPr="00000000">
        <w:rPr>
          <w:rtl w:val="0"/>
        </w:rPr>
        <w:t xml:space="preserve">; </w:t>
      </w:r>
      <w:commentRangeStart w:id="54"/>
      <w:r w:rsidDel="00000000" w:rsidR="00000000" w:rsidRPr="00000000">
        <w:rPr>
          <w:highlight w:val="yellow"/>
          <w:rtl w:val="0"/>
        </w:rPr>
        <w:t xml:space="preserve">Li et al., 2023</w:t>
      </w:r>
      <w:commentRangeEnd w:id="54"/>
      <w:r w:rsidDel="00000000" w:rsidR="00000000" w:rsidRPr="00000000">
        <w:commentReference w:id="54"/>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commentRangeStart w:id="55"/>
      <w:r w:rsidDel="00000000" w:rsidR="00000000" w:rsidRPr="00000000">
        <w:rPr>
          <w:highlight w:val="yellow"/>
          <w:rtl w:val="0"/>
        </w:rPr>
        <w:t xml:space="preserve">Choat et al., 2018</w:t>
      </w:r>
      <w:commentRangeEnd w:id="55"/>
      <w:r w:rsidDel="00000000" w:rsidR="00000000" w:rsidRPr="00000000">
        <w:commentReference w:id="55"/>
      </w:r>
      <w:r w:rsidDel="00000000" w:rsidR="00000000" w:rsidRPr="00000000">
        <w:rPr>
          <w:rtl w:val="0"/>
        </w:rPr>
        <w:t xml:space="preserve">; </w:t>
      </w:r>
      <w:r w:rsidDel="00000000" w:rsidR="00000000" w:rsidRPr="00000000">
        <w:rPr>
          <w:shd w:fill="c9daf8" w:val="clear"/>
          <w:rtl w:val="0"/>
        </w:rPr>
        <w:t xml:space="preserve">Oliveira et al., 2021</w:t>
      </w:r>
      <w:r w:rsidDel="00000000" w:rsidR="00000000" w:rsidRPr="00000000">
        <w:rPr>
          <w:rtl w:val="0"/>
        </w:rPr>
        <w:t xml:space="preserve">). These trade-offs are characterized by different traits, but most efforts to characterize trait distribution at regional scales have hitherto been markedly different for tropical forests </w:t>
      </w:r>
      <w:commentRangeStart w:id="56"/>
      <w:r w:rsidDel="00000000" w:rsidR="00000000" w:rsidRPr="00000000">
        <w:rPr>
          <w:color w:val="ff0000"/>
          <w:rtl w:val="0"/>
        </w:rPr>
        <w:t xml:space="preserve">[REF]</w:t>
      </w:r>
      <w:commentRangeEnd w:id="56"/>
      <w:r w:rsidDel="00000000" w:rsidR="00000000" w:rsidRPr="00000000">
        <w:commentReference w:id="56"/>
      </w:r>
      <w:r w:rsidDel="00000000" w:rsidR="00000000" w:rsidRPr="00000000">
        <w:rPr>
          <w:rtl w:val="0"/>
        </w:rPr>
        <w:t xml:space="preserve">. In addition, plant communities across different continents have distinct evolutionary histories (</w:t>
      </w:r>
      <w:r w:rsidDel="00000000" w:rsidR="00000000" w:rsidRPr="00000000">
        <w:rPr>
          <w:shd w:fill="c9daf8" w:val="clear"/>
          <w:rtl w:val="0"/>
        </w:rPr>
        <w:t xml:space="preserve">Slik et al., 2018</w:t>
      </w:r>
      <w:r w:rsidDel="00000000" w:rsidR="00000000" w:rsidRPr="00000000">
        <w:rPr>
          <w:rtl w:val="0"/>
        </w:rPr>
        <w:t xml:space="preserve">), and unique relationships between plants and animals, for example, the role of megafauna in Africa and lack thereof in the Americas </w:t>
      </w:r>
      <w:r w:rsidDel="00000000" w:rsidR="00000000" w:rsidRPr="00000000">
        <w:rPr>
          <w:color w:val="ff0000"/>
          <w:rtl w:val="0"/>
        </w:rPr>
        <w:t xml:space="preserve">[REF]</w:t>
      </w:r>
      <w:r w:rsidDel="00000000" w:rsidR="00000000" w:rsidRPr="00000000">
        <w:rPr>
          <w:rtl w:val="0"/>
        </w:rPr>
        <w:t xml:space="preserve">. These differences may have led to different relationships between biodiversity and forest function, but this is a hypothesis that still needs to be tested. Furthermore, most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shd w:fill="c9daf8" w:val="clear"/>
          <w:rtl w:val="0"/>
        </w:rPr>
        <w:t xml:space="preserve">Barlow et al., 2016</w:t>
      </w:r>
      <w:r w:rsidDel="00000000" w:rsidR="00000000" w:rsidRPr="00000000">
        <w:rPr>
          <w:rtl w:val="0"/>
        </w:rPr>
        <w:t xml:space="preserve">), and understanding how such losses may impact the ability of forests to recover and respond to intensifying changes in climate is a critical research priority. Therefore, PANGEA will address the following questions:</w:t>
      </w:r>
      <w:r w:rsidDel="00000000" w:rsidR="00000000" w:rsidRPr="00000000">
        <w:rPr>
          <w:rtl w:val="0"/>
        </w:rPr>
      </w:r>
    </w:p>
    <w:p w:rsidR="00000000" w:rsidDel="00000000" w:rsidP="00000000" w:rsidRDefault="00000000" w:rsidRPr="00000000" w14:paraId="00000145">
      <w:pPr>
        <w:numPr>
          <w:ilvl w:val="0"/>
          <w:numId w:val="20"/>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46">
      <w:pPr>
        <w:numPr>
          <w:ilvl w:val="0"/>
          <w:numId w:val="20"/>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47">
      <w:pPr>
        <w:numPr>
          <w:ilvl w:val="0"/>
          <w:numId w:val="20"/>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48">
      <w:pPr>
        <w:numPr>
          <w:ilvl w:val="0"/>
          <w:numId w:val="20"/>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49">
      <w:pPr>
        <w:rPr/>
      </w:pPr>
      <w:commentRangeStart w:id="57"/>
      <w:r w:rsidDel="00000000" w:rsidR="00000000" w:rsidRPr="00000000">
        <w:rPr>
          <w:rtl w:val="0"/>
        </w:rPr>
        <w:t xml:space="preserve">As</w:t>
      </w:r>
      <w:commentRangeEnd w:id="57"/>
      <w:r w:rsidDel="00000000" w:rsidR="00000000" w:rsidRPr="00000000">
        <w:commentReference w:id="57"/>
      </w:r>
      <w:r w:rsidDel="00000000" w:rsidR="00000000" w:rsidRPr="00000000">
        <w:rPr>
          <w:rtl w:val="0"/>
        </w:rPr>
        <w:t xml:space="preserve"> described in Section 3.1.2, the characterization of biodiversity across scales will combine in situ measurements—</w:t>
      </w:r>
      <w:commentRangeStart w:id="58"/>
      <w:r w:rsidDel="00000000" w:rsidR="00000000" w:rsidRPr="00000000">
        <w:rPr>
          <w:rtl w:val="0"/>
        </w:rPr>
        <w:t xml:space="preserve">e.g., forest inventories, animal movement tracking, bioacoustics sensors, camera traps, environmental DNA</w:t>
      </w:r>
      <w:commentRangeEnd w:id="58"/>
      <w:r w:rsidDel="00000000" w:rsidR="00000000" w:rsidRPr="00000000">
        <w:commentReference w:id="58"/>
      </w:r>
      <w:r w:rsidDel="00000000" w:rsidR="00000000" w:rsidRPr="00000000">
        <w:rPr>
          <w:shd w:fill="ffd966" w:val="clear"/>
          <w:rtl w:val="0"/>
        </w:rPr>
        <w:t xml:space="preserve">, Indigenous Ecological Knowledge (IEK), Local Ecological Knowledge (LEK),</w:t>
      </w:r>
      <w:r w:rsidDel="00000000" w:rsidR="00000000" w:rsidRPr="00000000">
        <w:rPr>
          <w:rtl w:val="0"/>
        </w:rPr>
        <w:t xml:space="preserve"> airborne remote sensing, satellite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and satellite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These datasets will provide initial conditions and benchmarks for process-based terrestrial biosphere models that can represent structural and functional diversity (e.g., BiomeE, ED/ED2, FATES; Section 6.4)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describing ecosystem function changes. Indicators of water stress and ecosystem function (Section 3.1.3), including data derived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color w:val="ff0000"/>
          <w:rtl w:val="0"/>
        </w:rPr>
        <w:t xml:space="preserve">[other SIF products too, like TROPOMI, OCO-3, etc.?]</w:t>
      </w:r>
      <w:r w:rsidDel="00000000" w:rsidR="00000000" w:rsidRPr="00000000">
        <w:rPr>
          <w:rtl w:val="0"/>
        </w:rPr>
        <w:t xml:space="preserve">, will be used to quantify emergent relationships between forest structure and composition and forest sensitivity to climate extremes. These relationships will be applied to constrain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4A">
      <w:pPr>
        <w:pStyle w:val="Heading4"/>
        <w:rPr/>
      </w:pPr>
      <w:bookmarkStart w:colFirst="0" w:colLast="0" w:name="_mm51igahwi84" w:id="20"/>
      <w:bookmarkEnd w:id="20"/>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commentRangeStart w:id="59"/>
      <w:r w:rsidDel="00000000" w:rsidR="00000000" w:rsidRPr="00000000">
        <w:rPr>
          <w:rtl w:val="0"/>
        </w:rPr>
        <w:t xml:space="preserve">Feedbacks</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4B">
      <w:pPr>
        <w:rPr/>
      </w:pPr>
      <w:r w:rsidDel="00000000" w:rsidR="00000000" w:rsidRPr="00000000">
        <w:rPr>
          <w:color w:val="ff0000"/>
          <w:rtl w:val="0"/>
        </w:rPr>
        <w:t xml:space="preserve">[lack of knowledge in tree mortality mechanism]</w:t>
      </w:r>
      <w:r w:rsidDel="00000000" w:rsidR="00000000" w:rsidRPr="00000000">
        <w:rPr>
          <w:rtl w:val="0"/>
        </w:rPr>
        <w:t xml:space="preserve"> 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shd w:fill="c9daf8" w:val="clea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[REF]</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Gora and Esquivel-Muelbert 2021</w:t>
      </w:r>
      <w:r w:rsidDel="00000000" w:rsidR="00000000" w:rsidRPr="00000000">
        <w:rPr>
          <w:rtl w:val="0"/>
        </w:rPr>
        <w:t xml:space="preserve">). Part of this difficulty stems from scaling limitations. Many storm-related disturbances occur at very small scales (&lt;0.1 </w:t>
      </w:r>
      <w:commentRangeStart w:id="60"/>
      <w:r w:rsidDel="00000000" w:rsidR="00000000" w:rsidRPr="00000000">
        <w:rPr>
          <w:rtl w:val="0"/>
        </w:rPr>
        <w:t xml:space="preserve">ha</w:t>
      </w:r>
      <w:commentRangeEnd w:id="60"/>
      <w:r w:rsidDel="00000000" w:rsidR="00000000" w:rsidRPr="00000000">
        <w:commentReference w:id="60"/>
      </w:r>
      <w:r w:rsidDel="00000000" w:rsidR="00000000" w:rsidRPr="00000000">
        <w:rPr>
          <w:rtl w:val="0"/>
        </w:rPr>
        <w:t xml:space="preserve">) (</w:t>
      </w:r>
      <w:r w:rsidDel="00000000" w:rsidR="00000000" w:rsidRPr="00000000">
        <w:rPr>
          <w:shd w:fill="c9daf8" w:val="clear"/>
          <w:rtl w:val="0"/>
        </w:rPr>
        <w:t xml:space="preserve">Espírito-Santo et al., 2014</w:t>
      </w:r>
      <w:r w:rsidDel="00000000" w:rsidR="00000000" w:rsidRPr="00000000">
        <w:rPr>
          <w:rtl w:val="0"/>
        </w:rPr>
        <w:t xml:space="preserve">; </w:t>
      </w:r>
      <w:r w:rsidDel="00000000" w:rsidR="00000000" w:rsidRPr="00000000">
        <w:rPr>
          <w:shd w:fill="c9daf8" w:val="clear"/>
          <w:rtl w:val="0"/>
        </w:rPr>
        <w:t xml:space="preserve">Negrón-Juárez et al., 2018</w:t>
      </w:r>
      <w:r w:rsidDel="00000000" w:rsidR="00000000" w:rsidRPr="00000000">
        <w:rPr>
          <w:rtl w:val="0"/>
        </w:rPr>
        <w:t xml:space="preserve">; </w:t>
      </w:r>
      <w:r w:rsidDel="00000000" w:rsidR="00000000" w:rsidRPr="00000000">
        <w:rPr>
          <w:shd w:fill="c9daf8" w:val="clea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shd w:fill="c9daf8" w:val="clear"/>
          <w:rtl w:val="0"/>
        </w:rPr>
        <w:t xml:space="preserve">Cushman et al., 2021</w:t>
      </w:r>
      <w:r w:rsidDel="00000000" w:rsidR="00000000" w:rsidRPr="00000000">
        <w:rPr>
          <w:rtl w:val="0"/>
        </w:rPr>
        <w:t xml:space="preserve">) and cannot be reliably attributed using traditional forest plot methods because of the typically long intervals between census (</w:t>
      </w:r>
      <w:r w:rsidDel="00000000" w:rsidR="00000000" w:rsidRPr="00000000">
        <w:rPr>
          <w:shd w:fill="c9daf8" w:val="clear"/>
          <w:rtl w:val="0"/>
        </w:rPr>
        <w:t xml:space="preserve">Arellano et al. 2021</w:t>
      </w:r>
      <w:r w:rsidDel="00000000" w:rsidR="00000000" w:rsidRPr="00000000">
        <w:rPr>
          <w:rtl w:val="0"/>
        </w:rPr>
        <w:t xml:space="preserve">). In addition, data describing the mechanisms underlying tree vulnerability to storm-associated winds and lightning are also limited (</w:t>
      </w:r>
      <w:r w:rsidDel="00000000" w:rsidR="00000000" w:rsidRPr="00000000">
        <w:rPr>
          <w:shd w:fill="c9daf8" w:val="clear"/>
          <w:rtl w:val="0"/>
        </w:rPr>
        <w:t xml:space="preserve">Gora et al., 2017</w:t>
      </w:r>
      <w:r w:rsidDel="00000000" w:rsidR="00000000" w:rsidRPr="00000000">
        <w:rPr>
          <w:shd w:fill="c9daf8" w:val="clear"/>
          <w:rtl w:val="0"/>
        </w:rPr>
        <w:t xml:space="preserve">; </w:t>
      </w:r>
      <w:r w:rsidDel="00000000" w:rsidR="00000000" w:rsidRPr="00000000">
        <w:rPr>
          <w:shd w:fill="c9daf8" w:val="clear"/>
          <w:rtl w:val="0"/>
        </w:rPr>
        <w:t xml:space="preserve">2020b</w:t>
      </w:r>
      <w:r w:rsidDel="00000000" w:rsidR="00000000" w:rsidRPr="00000000">
        <w:rPr>
          <w:shd w:fill="c9daf8" w:val="clear"/>
          <w:rtl w:val="0"/>
        </w:rPr>
        <w:t xml:space="preserve">; </w:t>
      </w:r>
      <w:r w:rsidDel="00000000" w:rsidR="00000000" w:rsidRPr="00000000">
        <w:rPr>
          <w:shd w:fill="c9daf8" w:val="clear"/>
          <w:rtl w:val="0"/>
        </w:rPr>
        <w:t xml:space="preserve">Jackson et al., 2019</w:t>
      </w:r>
      <w:r w:rsidDel="00000000" w:rsidR="00000000" w:rsidRPr="00000000">
        <w:rPr>
          <w:shd w:fill="c9daf8" w:val="clear"/>
          <w:rtl w:val="0"/>
        </w:rPr>
        <w:t xml:space="preserve">; </w:t>
      </w:r>
      <w:r w:rsidDel="00000000" w:rsidR="00000000" w:rsidRPr="00000000">
        <w:rPr>
          <w:shd w:fill="c9daf8" w:val="clear"/>
          <w:rtl w:val="0"/>
        </w:rPr>
        <w:t xml:space="preserve">2021a</w:t>
      </w:r>
      <w:r w:rsidDel="00000000" w:rsidR="00000000" w:rsidRPr="00000000">
        <w:rPr>
          <w:shd w:fill="c9daf8" w:val="clear"/>
          <w:rtl w:val="0"/>
        </w:rPr>
        <w:t xml:space="preserve">,</w:t>
      </w:r>
      <w:r w:rsidDel="00000000" w:rsidR="00000000" w:rsidRPr="00000000">
        <w:rPr>
          <w:shd w:fill="c9daf8" w:val="clear"/>
          <w:rtl w:val="0"/>
        </w:rPr>
        <w:t xml:space="preserve"> 2021b</w:t>
      </w:r>
      <w:r w:rsidDel="00000000" w:rsidR="00000000" w:rsidRPr="00000000">
        <w:rPr>
          <w:shd w:fill="c9daf8" w:val="clear"/>
          <w:rtl w:val="0"/>
        </w:rPr>
        <w:t xml:space="preserve">; </w:t>
      </w:r>
      <w:r w:rsidDel="00000000" w:rsidR="00000000" w:rsidRPr="00000000">
        <w:rPr>
          <w:shd w:fill="c9daf8" w:val="clear"/>
          <w:rtl w:val="0"/>
        </w:rPr>
        <w:t xml:space="preserve">Feng et al., 2023</w:t>
      </w:r>
      <w:r w:rsidDel="00000000" w:rsidR="00000000" w:rsidRPr="00000000">
        <w:rPr>
          <w:rtl w:val="0"/>
        </w:rPr>
        <w:t xml:space="preserve">). </w:t>
      </w:r>
      <w:r w:rsidDel="00000000" w:rsidR="00000000" w:rsidRPr="00000000">
        <w:rPr>
          <w:color w:val="ff0000"/>
          <w:rtl w:val="0"/>
        </w:rPr>
        <w:t xml:space="preserve">[ADD SENTENCES ON KNOWLEDGE GAPS ON HOW DISTURBANCE AND MORTALITY INTERACT WITH CUE AND WUE]</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4C">
      <w:pPr>
        <w:numPr>
          <w:ilvl w:val="0"/>
          <w:numId w:val="20"/>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4D">
      <w:pPr>
        <w:numPr>
          <w:ilvl w:val="0"/>
          <w:numId w:val="20"/>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the tropics?</w:t>
      </w:r>
    </w:p>
    <w:p w:rsidR="00000000" w:rsidDel="00000000" w:rsidP="00000000" w:rsidRDefault="00000000" w:rsidRPr="00000000" w14:paraId="0000014E">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ongoing attempts at quantifying fine-scale forest degradation from space using deep learning (e.g., Dalagnol et al., 2023).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(Dalagnol et al. 2021). To train the deep-learning model, PANGEA will combine field measurements of mortality and disturbance at the key PANGEA landscapes (Section 6.3) with existing field data from partners and collaborators. </w:t>
      </w:r>
      <w:commentRangeStart w:id="61"/>
      <w:r w:rsidDel="00000000" w:rsidR="00000000" w:rsidRPr="00000000">
        <w:rPr>
          <w:rtl w:val="0"/>
        </w:rPr>
        <w:t xml:space="preserve">To</w:t>
      </w:r>
      <w:commentRangeEnd w:id="61"/>
      <w:r w:rsidDel="00000000" w:rsidR="00000000" w:rsidRPr="00000000">
        <w:commentReference w:id="61"/>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w:t>
      </w:r>
      <w:r w:rsidDel="00000000" w:rsidR="00000000" w:rsidRPr="00000000">
        <w:rPr>
          <w:b w:val="1"/>
          <w:rtl w:val="0"/>
        </w:rPr>
        <w:t xml:space="preserve">Landsat</w:t>
      </w:r>
      <w:r w:rsidDel="00000000" w:rsidR="00000000" w:rsidRPr="00000000">
        <w:rPr>
          <w:rtl w:val="0"/>
        </w:rPr>
        <w:t xml:space="preserve"> and </w:t>
      </w:r>
      <w:r w:rsidDel="00000000" w:rsidR="00000000" w:rsidRPr="00000000">
        <w:rPr>
          <w:b w:val="1"/>
          <w:rtl w:val="0"/>
        </w:rPr>
        <w:t xml:space="preserve">ECOSTRESS</w:t>
      </w:r>
      <w:r w:rsidDel="00000000" w:rsidR="00000000" w:rsidRPr="00000000">
        <w:rPr>
          <w:rtl w:val="0"/>
        </w:rPr>
        <w:t xml:space="preserve"> and CUE derived from </w:t>
      </w:r>
      <w:r w:rsidDel="00000000" w:rsidR="00000000" w:rsidRPr="00000000">
        <w:rPr>
          <w:color w:val="ff0000"/>
          <w:rtl w:val="0"/>
        </w:rPr>
        <w:t xml:space="preserve">X, Y, Z</w:t>
      </w:r>
      <w:r w:rsidDel="00000000" w:rsidR="00000000" w:rsidRPr="00000000">
        <w:rPr>
          <w:rtl w:val="0"/>
        </w:rPr>
        <w:t xml:space="preserve">, and test the robustness of these relationships at sites with eddy covariance fluxes and inventories </w:t>
      </w:r>
      <w:r w:rsidDel="00000000" w:rsidR="00000000" w:rsidRPr="00000000">
        <w:rPr>
          <w:color w:val="ff0000"/>
          <w:rtl w:val="0"/>
        </w:rPr>
        <w:t xml:space="preserve">[ADD SOMETHING ON AIRBORNE REMOTE SENSING?]</w:t>
      </w:r>
      <w:r w:rsidDel="00000000" w:rsidR="00000000" w:rsidRPr="00000000">
        <w:rPr>
          <w:rtl w:val="0"/>
        </w:rPr>
        <w:t xml:space="preserve">.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4F">
      <w:pPr>
        <w:pStyle w:val="Heading4"/>
        <w:rPr/>
      </w:pPr>
      <w:bookmarkStart w:colFirst="0" w:colLast="0" w:name="_r8dcxescymib" w:id="21"/>
      <w:bookmarkEnd w:id="21"/>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Climate change is increasing the recurrence of natural </w:t>
      </w:r>
      <w:r w:rsidDel="00000000" w:rsidR="00000000" w:rsidRPr="00000000">
        <w:rPr>
          <w:rtl w:val="0"/>
        </w:rPr>
        <w:t xml:space="preserve">disturbances</w:t>
      </w:r>
      <w:r w:rsidDel="00000000" w:rsidR="00000000" w:rsidRPr="00000000">
        <w:rPr>
          <w:rtl w:val="0"/>
        </w:rPr>
        <w:t xml:space="preserve">, whereas the expansion of deforestation and forest degradation is further </w:t>
      </w:r>
      <w:commentRangeStart w:id="62"/>
      <w:r w:rsidDel="00000000" w:rsidR="00000000" w:rsidRPr="00000000">
        <w:rPr>
          <w:rtl w:val="0"/>
        </w:rPr>
        <w:t xml:space="preserve">amplifying</w:t>
      </w:r>
      <w:commentRangeEnd w:id="62"/>
      <w:r w:rsidDel="00000000" w:rsidR="00000000" w:rsidRPr="00000000">
        <w:commentReference w:id="62"/>
      </w:r>
      <w:r w:rsidDel="00000000" w:rsidR="00000000" w:rsidRPr="00000000">
        <w:rPr>
          <w:rtl w:val="0"/>
        </w:rPr>
        <w:t xml:space="preserve"> the disturbance regimes across the tropics (</w:t>
      </w:r>
      <w:r w:rsidDel="00000000" w:rsidR="00000000" w:rsidRPr="00000000">
        <w:rPr>
          <w:shd w:fill="c9daf8" w:val="clear"/>
          <w:rtl w:val="0"/>
        </w:rPr>
        <w:t xml:space="preserve">Armenteras et al. 2006; Portela &amp; Rademacher 2001; Jusys 2018;</w:t>
      </w:r>
      <w:r w:rsidDel="00000000" w:rsidR="00000000" w:rsidRPr="00000000">
        <w:rPr>
          <w:rtl w:val="0"/>
        </w:rPr>
        <w:t xml:space="preserve"> </w:t>
      </w:r>
      <w:r w:rsidDel="00000000" w:rsidR="00000000" w:rsidRPr="00000000">
        <w:rPr>
          <w:shd w:fill="c9daf8" w:val="clear"/>
          <w:rtl w:val="0"/>
        </w:rPr>
        <w:t xml:space="preserve">Hosonuma et al. 2012</w:t>
      </w:r>
      <w:r w:rsidDel="00000000" w:rsidR="00000000" w:rsidRPr="00000000">
        <w:rPr>
          <w:rtl w:val="0"/>
        </w:rPr>
        <w:t xml:space="preserve">). More frequent disturbances may pose a real threat of tropical forests experiencing resilience loss and critical transitions to alternate states (</w:t>
      </w:r>
      <w:r w:rsidDel="00000000" w:rsidR="00000000" w:rsidRPr="00000000">
        <w:rPr>
          <w:shd w:fill="c9daf8" w:val="clear"/>
          <w:rtl w:val="0"/>
        </w:rPr>
        <w:t xml:space="preserve">Verbesselt et al., 2016</w:t>
      </w:r>
      <w:r w:rsidDel="00000000" w:rsidR="00000000" w:rsidRPr="00000000">
        <w:rPr>
          <w:rtl w:val="0"/>
        </w:rPr>
        <w:t xml:space="preserve">,</w:t>
      </w:r>
      <w:r w:rsidDel="00000000" w:rsidR="00000000" w:rsidRPr="00000000">
        <w:rPr>
          <w:shd w:fill="c9daf8" w:val="clear"/>
          <w:rtl w:val="0"/>
        </w:rPr>
        <w:t xml:space="preserve">Whitfield et al. 2019</w:t>
      </w:r>
      <w:r w:rsidDel="00000000" w:rsidR="00000000" w:rsidRPr="00000000">
        <w:rPr>
          <w:shd w:fill="c9daf8" w:val="clear"/>
          <w:rtl w:val="0"/>
        </w:rPr>
        <w:t xml:space="preserve">, </w:t>
      </w:r>
      <w:r w:rsidDel="00000000" w:rsidR="00000000" w:rsidRPr="00000000">
        <w:rPr>
          <w:shd w:fill="c9daf8" w:val="clear"/>
          <w:rtl w:val="0"/>
        </w:rPr>
        <w:t xml:space="preserve">Falk et al. 2022</w:t>
      </w:r>
      <w:r w:rsidDel="00000000" w:rsidR="00000000" w:rsidRPr="00000000">
        <w:rPr>
          <w:rtl w:val="0"/>
        </w:rPr>
        <w:t xml:space="preserve">)., although to assess such risks, it is imperative to thoroughly quantify how frequently disturbances occur, the ecosystem resistance to disturbances, and the recovery time from the disturbance impacts </w:t>
      </w:r>
      <w:r w:rsidDel="00000000" w:rsidR="00000000" w:rsidRPr="00000000">
        <w:rPr>
          <w:color w:val="ff0000"/>
          <w:rtl w:val="0"/>
        </w:rPr>
        <w:t xml:space="preserve">[</w:t>
      </w:r>
      <w:commentRangeStart w:id="63"/>
      <w:r w:rsidDel="00000000" w:rsidR="00000000" w:rsidRPr="00000000">
        <w:rPr>
          <w:color w:val="ff0000"/>
          <w:rtl w:val="0"/>
        </w:rPr>
        <w:t xml:space="preserve">REFs</w:t>
      </w:r>
      <w:commentRangeEnd w:id="63"/>
      <w:r w:rsidDel="00000000" w:rsidR="00000000" w:rsidRPr="00000000">
        <w:commentReference w:id="63"/>
      </w:r>
      <w:r w:rsidDel="00000000" w:rsidR="00000000" w:rsidRPr="00000000">
        <w:rPr>
          <w:color w:val="ff0000"/>
          <w:rtl w:val="0"/>
        </w:rPr>
        <w:t xml:space="preserve">]</w:t>
      </w:r>
      <w:r w:rsidDel="00000000" w:rsidR="00000000" w:rsidRPr="00000000">
        <w:rPr>
          <w:rtl w:val="0"/>
        </w:rPr>
        <w:t xml:space="preserve">. While much research has focused on the impacts of disturbances (e.g., </w:t>
      </w:r>
      <w:r w:rsidDel="00000000" w:rsidR="00000000" w:rsidRPr="00000000">
        <w:rPr>
          <w:shd w:fill="c9daf8" w:val="clear"/>
          <w:rtl w:val="0"/>
        </w:rPr>
        <w:t xml:space="preserve">McDowell et al., 2018</w:t>
      </w:r>
      <w:r w:rsidDel="00000000" w:rsidR="00000000" w:rsidRPr="00000000">
        <w:rPr>
          <w:shd w:fill="c9daf8" w:val="clear"/>
          <w:rtl w:val="0"/>
        </w:rPr>
        <w:t xml:space="preserve">; </w:t>
      </w:r>
      <w:r w:rsidDel="00000000" w:rsidR="00000000" w:rsidRPr="00000000">
        <w:rPr>
          <w:shd w:fill="c9daf8" w:val="clea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shd w:fill="c9daf8" w:val="clea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shd w:fill="c9daf8" w:val="clear"/>
          <w:rtl w:val="0"/>
        </w:rPr>
        <w:t xml:space="preserve">Poorter et al., 2016</w:t>
      </w:r>
      <w:r w:rsidDel="00000000" w:rsidR="00000000" w:rsidRPr="00000000">
        <w:rPr>
          <w:rtl w:val="0"/>
        </w:rPr>
        <w:t xml:space="preserve">; </w:t>
      </w:r>
      <w:r w:rsidDel="00000000" w:rsidR="00000000" w:rsidRPr="00000000">
        <w:rPr>
          <w:shd w:fill="c9daf8" w:val="clear"/>
          <w:rtl w:val="0"/>
        </w:rPr>
        <w:t xml:space="preserve">Rutishauser et al., 2015</w:t>
      </w:r>
      <w:r w:rsidDel="00000000" w:rsidR="00000000" w:rsidRPr="00000000">
        <w:rPr>
          <w:rtl w:val="0"/>
        </w:rPr>
        <w:t xml:space="preserve">), however how these findings are scaled across continental and intercontinental scales remains unknown. </w:t>
      </w:r>
      <w:commentRangeStart w:id="64"/>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to adjacent areas and support local livelihoods (e.g. </w:t>
      </w:r>
      <w:r w:rsidDel="00000000" w:rsidR="00000000" w:rsidRPr="00000000">
        <w:rPr>
          <w:shd w:fill="c9daf8" w:val="clear"/>
          <w:rtl w:val="0"/>
        </w:rPr>
        <w:t xml:space="preserve">Ebeling &amp; Yasué 2008</w:t>
      </w:r>
      <w:r w:rsidDel="00000000" w:rsidR="00000000" w:rsidRPr="00000000">
        <w:rPr>
          <w:rtl w:val="0"/>
        </w:rPr>
        <w:t xml:space="preserve">; </w:t>
      </w:r>
      <w:r w:rsidDel="00000000" w:rsidR="00000000" w:rsidRPr="00000000">
        <w:rPr>
          <w:shd w:fill="c9daf8" w:val="clear"/>
          <w:rtl w:val="0"/>
        </w:rPr>
        <w:t xml:space="preserve">Auckland et al., 2011; Santika et al. 2017</w:t>
      </w:r>
      <w:r w:rsidDel="00000000" w:rsidR="00000000" w:rsidRPr="00000000">
        <w:rPr>
          <w:rtl w:val="0"/>
        </w:rPr>
        <w:t xml:space="preserve">; </w:t>
      </w:r>
      <w:r w:rsidDel="00000000" w:rsidR="00000000" w:rsidRPr="00000000">
        <w:rPr>
          <w:shd w:fill="c9daf8" w:val="clear"/>
          <w:rtl w:val="0"/>
        </w:rPr>
        <w:t xml:space="preserve">Mills et al. 2019,</w:t>
      </w:r>
      <w:r w:rsidDel="00000000" w:rsidR="00000000" w:rsidRPr="00000000">
        <w:rPr>
          <w:shd w:fill="c9daf8" w:val="clear"/>
          <w:rtl w:val="0"/>
        </w:rPr>
        <w:t xml:space="preserve"> </w:t>
      </w:r>
      <w:r w:rsidDel="00000000" w:rsidR="00000000" w:rsidRPr="00000000">
        <w:rPr>
          <w:shd w:fill="c9daf8" w:val="clear"/>
          <w:rtl w:val="0"/>
        </w:rPr>
        <w:t xml:space="preserve">Pienkowski et al., 2024</w:t>
      </w:r>
      <w:r w:rsidDel="00000000" w:rsidR="00000000" w:rsidRPr="00000000">
        <w:rPr>
          <w:rtl w:val="0"/>
        </w:rPr>
        <w:t xml:space="preserve">). On the other hand, they can also lead to leakages and displacement of disturbances to other geographies (</w:t>
      </w:r>
      <w:r w:rsidDel="00000000" w:rsidR="00000000" w:rsidRPr="00000000">
        <w:rPr>
          <w:shd w:fill="c9daf8" w:val="clear"/>
          <w:rtl w:val="0"/>
        </w:rPr>
        <w:t xml:space="preserve">Ewers &amp; Rodrigues 2008, Gan &amp; McCarl 2007</w:t>
      </w:r>
      <w:r w:rsidDel="00000000" w:rsidR="00000000" w:rsidRPr="00000000">
        <w:rPr>
          <w:rtl w:val="0"/>
        </w:rPr>
        <w:t xml:space="preserve">; </w:t>
      </w:r>
      <w:r w:rsidDel="00000000" w:rsidR="00000000" w:rsidRPr="00000000">
        <w:rPr>
          <w:shd w:fill="c9daf8" w:val="clear"/>
          <w:rtl w:val="0"/>
        </w:rPr>
        <w:t xml:space="preserve">Henders &amp; Ostwald 2014,</w:t>
      </w:r>
      <w:r w:rsidDel="00000000" w:rsidR="00000000" w:rsidRPr="00000000">
        <w:rPr>
          <w:shd w:fill="c9daf8" w:val="clear"/>
          <w:rtl w:val="0"/>
        </w:rPr>
        <w:t xml:space="preserve"> Meyfroidt et al. 2020</w:t>
      </w:r>
      <w:r w:rsidDel="00000000" w:rsidR="00000000" w:rsidRPr="00000000">
        <w:rPr>
          <w:shd w:fill="c9daf8" w:val="clear"/>
          <w:rtl w:val="0"/>
        </w:rPr>
        <w:t xml:space="preserve">, </w:t>
      </w:r>
      <w:r w:rsidDel="00000000" w:rsidR="00000000" w:rsidRPr="00000000">
        <w:rPr>
          <w:shd w:fill="c9daf8" w:val="clear"/>
          <w:rtl w:val="0"/>
        </w:rPr>
        <w:t xml:space="preserve">Hertel et al. 2019</w:t>
      </w:r>
      <w:r w:rsidDel="00000000" w:rsidR="00000000" w:rsidRPr="00000000">
        <w:rPr>
          <w:rtl w:val="0"/>
        </w:rPr>
        <w:t xml:space="preserve">)</w:t>
      </w:r>
      <w:commentRangeEnd w:id="64"/>
      <w:r w:rsidDel="00000000" w:rsidR="00000000" w:rsidRPr="00000000">
        <w:commentReference w:id="64"/>
      </w:r>
      <w:r w:rsidDel="00000000" w:rsidR="00000000" w:rsidRPr="00000000">
        <w:rPr>
          <w:rtl w:val="0"/>
        </w:rPr>
        <w:t xml:space="preserve">. PANGEA proposes to address the following questions: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23"/>
        </w:numPr>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53">
      <w:pPr>
        <w:numPr>
          <w:ilvl w:val="0"/>
          <w:numId w:val="23"/>
        </w:numPr>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54">
      <w:pPr>
        <w:rPr>
          <w:i w:val="1"/>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and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shd w:fill="c9daf8" w:val="clear"/>
          <w:rtl w:val="0"/>
        </w:rPr>
        <w:t xml:space="preserve">Hérault and Piponiot, 2018</w:t>
      </w:r>
      <w:r w:rsidDel="00000000" w:rsidR="00000000" w:rsidRPr="00000000">
        <w:rPr>
          <w:rtl w:val="0"/>
        </w:rPr>
        <w:t xml:space="preserve">; </w:t>
      </w:r>
      <w:r w:rsidDel="00000000" w:rsidR="00000000" w:rsidRPr="00000000">
        <w:rPr>
          <w:shd w:fill="c9daf8" w:val="clear"/>
          <w:rtl w:val="0"/>
        </w:rPr>
        <w:t xml:space="preserve">de Paula et al., 2015</w:t>
      </w:r>
      <w:r w:rsidDel="00000000" w:rsidR="00000000" w:rsidRPr="00000000">
        <w:rPr>
          <w:rtl w:val="0"/>
        </w:rPr>
        <w:t xml:space="preserve">; </w:t>
      </w:r>
      <w:r w:rsidDel="00000000" w:rsidR="00000000" w:rsidRPr="00000000">
        <w:rPr>
          <w:shd w:fill="c9daf8" w:val="clear"/>
          <w:rtl w:val="0"/>
        </w:rPr>
        <w:t xml:space="preserve">Shi et al., 2024</w:t>
      </w:r>
      <w:r w:rsidDel="00000000" w:rsidR="00000000" w:rsidRPr="00000000">
        <w:rPr>
          <w:rtl w:val="0"/>
        </w:rPr>
        <w:t xml:space="preserve">; </w:t>
      </w:r>
      <w:r w:rsidDel="00000000" w:rsidR="00000000" w:rsidRPr="00000000">
        <w:rPr>
          <w:shd w:fill="c9daf8" w:val="clear"/>
          <w:rtl w:val="0"/>
        </w:rPr>
        <w:t xml:space="preserve">Zhang et al., 2022</w:t>
      </w:r>
      <w:r w:rsidDel="00000000" w:rsidR="00000000" w:rsidRPr="00000000">
        <w:rPr>
          <w:rtl w:val="0"/>
        </w:rPr>
        <w:t xml:space="preserve">). </w:t>
      </w:r>
      <w:commentRangeStart w:id="65"/>
      <w:commentRangeStart w:id="66"/>
      <w:r w:rsidDel="00000000" w:rsidR="00000000" w:rsidRPr="00000000">
        <w:rPr>
          <w:rtl w:val="0"/>
        </w:rPr>
        <w:t xml:space="preserve">Moreover</w:t>
      </w:r>
      <w:commentRangeEnd w:id="65"/>
      <w:r w:rsidDel="00000000" w:rsidR="00000000" w:rsidRPr="00000000">
        <w:commentReference w:id="65"/>
      </w:r>
      <w:commentRangeEnd w:id="66"/>
      <w:r w:rsidDel="00000000" w:rsidR="00000000" w:rsidRPr="00000000">
        <w:commentReference w:id="66"/>
      </w:r>
      <w:r w:rsidDel="00000000" w:rsidR="00000000" w:rsidRPr="00000000">
        <w:rPr>
          <w:rtl w:val="0"/>
        </w:rPr>
        <w:t xml:space="preserve">, PANGEA will leverage ongoing efforts to detect human activities, such as a set of innovations that enable detection, mapping and monitoring of natural resources needed to enable livelihoods and human well being (</w:t>
      </w:r>
      <w:r w:rsidDel="00000000" w:rsidR="00000000" w:rsidRPr="00000000">
        <w:rPr>
          <w:shd w:fill="c9daf8" w:val="clear"/>
          <w:rtl w:val="0"/>
        </w:rPr>
        <w:t xml:space="preserve">Meemken et al. 2024</w:t>
      </w:r>
      <w:r w:rsidDel="00000000" w:rsidR="00000000" w:rsidRPr="00000000">
        <w:rPr>
          <w:rtl w:val="0"/>
        </w:rPr>
        <w:t xml:space="preserve">). To address the diversity of practices across actors in tropical systems as well as different options for management, PANGEA will build on existing global categorization of management regimes (</w:t>
      </w:r>
      <w:r w:rsidDel="00000000" w:rsidR="00000000" w:rsidRPr="00000000">
        <w:rPr>
          <w:shd w:fill="c9daf8" w:val="clear"/>
          <w:rtl w:val="0"/>
        </w:rPr>
        <w:t xml:space="preserve">Lesiv et al. 2022</w:t>
      </w:r>
      <w:r w:rsidDel="00000000" w:rsidR="00000000" w:rsidRPr="00000000">
        <w:rPr>
          <w:rtl w:val="0"/>
        </w:rPr>
        <w:t xml:space="preserve">) together with local context information on diversity of implementation options for these different regimes, as well as recent approaches on how to extract socio-economic information from satellite data (</w:t>
      </w:r>
      <w:r w:rsidDel="00000000" w:rsidR="00000000" w:rsidRPr="00000000">
        <w:rPr>
          <w:shd w:fill="c9daf8" w:val="clear"/>
          <w:rtl w:val="0"/>
        </w:rPr>
        <w:t xml:space="preserve">Yeh et al., 2020</w:t>
      </w:r>
      <w:r w:rsidDel="00000000" w:rsidR="00000000" w:rsidRPr="00000000">
        <w:rPr>
          <w:rtl w:val="0"/>
        </w:rPr>
        <w:t xml:space="preserve">), which together with in situ and other auxiliary data can not only enable PANGEA to define tropical social-ecological system components and causal diagrams, fundamental to examine whether SES feedbacks deliver and support the resilience of tropical carbon sink and other ecosystem processes. </w:t>
      </w:r>
    </w:p>
    <w:p w:rsidR="00000000" w:rsidDel="00000000" w:rsidP="00000000" w:rsidRDefault="00000000" w:rsidRPr="00000000" w14:paraId="00000156">
      <w:pPr>
        <w:pStyle w:val="Heading4"/>
        <w:rPr/>
      </w:pPr>
      <w:bookmarkStart w:colFirst="0" w:colLast="0" w:name="_4tl1u2jvakd3" w:id="22"/>
      <w:bookmarkEnd w:id="22"/>
      <w:r w:rsidDel="00000000" w:rsidR="00000000" w:rsidRPr="00000000">
        <w:rPr>
          <w:rtl w:val="0"/>
        </w:rPr>
        <w:t xml:space="preserve">3.2.4 Process: Hydrological Cycle Feedbacks</w:t>
      </w:r>
    </w:p>
    <w:p w:rsidR="00000000" w:rsidDel="00000000" w:rsidP="00000000" w:rsidRDefault="00000000" w:rsidRPr="00000000" w14:paraId="00000157">
      <w:pPr>
        <w:spacing w:after="240" w:before="24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shd w:fill="c9daf8" w:val="clear"/>
          <w:rtl w:val="0"/>
        </w:rPr>
        <w:t xml:space="preserve">van der Ent et al., 2010</w:t>
      </w:r>
      <w:r w:rsidDel="00000000" w:rsidR="00000000" w:rsidRPr="00000000">
        <w:rPr>
          <w:rtl w:val="0"/>
        </w:rPr>
        <w:t xml:space="preserve">; </w:t>
      </w:r>
      <w:commentRangeStart w:id="67"/>
      <w:r w:rsidDel="00000000" w:rsidR="00000000" w:rsidRPr="00000000">
        <w:rPr>
          <w:highlight w:val="yellow"/>
          <w:rtl w:val="0"/>
        </w:rPr>
        <w:t xml:space="preserve">Spracklen et al. 2018</w:t>
      </w:r>
      <w:commentRangeEnd w:id="67"/>
      <w:r w:rsidDel="00000000" w:rsidR="00000000" w:rsidRPr="00000000">
        <w:commentReference w:id="67"/>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shd w:fill="c9daf8" w:val="clea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commentRangeStart w:id="68"/>
      <w:r w:rsidDel="00000000" w:rsidR="00000000" w:rsidRPr="00000000">
        <w:rPr>
          <w:highlight w:val="yellow"/>
          <w:rtl w:val="0"/>
        </w:rPr>
        <w:t xml:space="preserve">Negron-Juarez et al., 2024</w:t>
      </w:r>
      <w:commentRangeEnd w:id="68"/>
      <w:r w:rsidDel="00000000" w:rsidR="00000000" w:rsidRPr="00000000">
        <w:commentReference w:id="68"/>
      </w:r>
      <w:r w:rsidDel="00000000" w:rsidR="00000000" w:rsidRPr="00000000">
        <w:rPr>
          <w:rtl w:val="0"/>
        </w:rPr>
        <w:t xml:space="preserve">), marked divergence on how models represent rainfall recycling across continents (</w:t>
      </w:r>
      <w:r w:rsidDel="00000000" w:rsidR="00000000" w:rsidRPr="00000000">
        <w:rPr>
          <w:shd w:fill="c9daf8" w:val="clear"/>
          <w:rtl w:val="0"/>
        </w:rPr>
        <w:t xml:space="preserve">Baker and Spracklen 2022</w:t>
      </w:r>
      <w:r w:rsidDel="00000000" w:rsidR="00000000" w:rsidRPr="00000000">
        <w:rPr>
          <w:rtl w:val="0"/>
        </w:rPr>
        <w:t xml:space="preserve">), and high uncertainty in </w:t>
      </w:r>
      <w:commentRangeStart w:id="69"/>
      <w:r w:rsidDel="00000000" w:rsidR="00000000" w:rsidRPr="00000000">
        <w:rPr>
          <w:rtl w:val="0"/>
        </w:rPr>
        <w:t xml:space="preserve">existing</w:t>
      </w:r>
      <w:commentRangeEnd w:id="69"/>
      <w:r w:rsidDel="00000000" w:rsidR="00000000" w:rsidRPr="00000000">
        <w:commentReference w:id="69"/>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commentRangeStart w:id="70"/>
      <w:r w:rsidDel="00000000" w:rsidR="00000000" w:rsidRPr="00000000">
        <w:rPr>
          <w:highlight w:val="yellow"/>
          <w:rtl w:val="0"/>
        </w:rPr>
        <w:t xml:space="preserve">Melo et al., 2021</w:t>
      </w:r>
      <w:commentRangeEnd w:id="70"/>
      <w:r w:rsidDel="00000000" w:rsidR="00000000" w:rsidRPr="00000000">
        <w:commentReference w:id="70"/>
      </w:r>
      <w:r w:rsidDel="00000000" w:rsidR="00000000" w:rsidRPr="00000000">
        <w:rPr>
          <w:rtl w:val="0"/>
        </w:rPr>
        <w:t xml:space="preserve">; </w:t>
      </w:r>
      <w:commentRangeStart w:id="71"/>
      <w:r w:rsidDel="00000000" w:rsidR="00000000" w:rsidRPr="00000000">
        <w:rPr>
          <w:highlight w:val="yellow"/>
          <w:rtl w:val="0"/>
        </w:rPr>
        <w:t xml:space="preserve">Salazar-Martínez et al., 2022</w:t>
      </w:r>
      <w:commentRangeEnd w:id="71"/>
      <w:r w:rsidDel="00000000" w:rsidR="00000000" w:rsidRPr="00000000">
        <w:commentReference w:id="71"/>
      </w:r>
      <w:r w:rsidDel="00000000" w:rsidR="00000000" w:rsidRPr="00000000">
        <w:rPr>
          <w:rtl w:val="0"/>
        </w:rPr>
        <w:t xml:space="preserve">), but they rely on a very limited number of sites. In reality, there is considerable spatial variation in magnitude and seasonality of evapotranspiration at regional and intercontinental scales (e.g., </w:t>
      </w:r>
      <w:r w:rsidDel="00000000" w:rsidR="00000000" w:rsidRPr="00000000">
        <w:rPr>
          <w:shd w:fill="c9daf8" w:val="clear"/>
          <w:rtl w:val="0"/>
        </w:rPr>
        <w:t xml:space="preserve">Baker et al., 2021</w:t>
      </w:r>
      <w:r w:rsidDel="00000000" w:rsidR="00000000" w:rsidRPr="00000000">
        <w:rPr>
          <w:rtl w:val="0"/>
        </w:rPr>
        <w:t xml:space="preserve">; </w:t>
      </w:r>
      <w:r w:rsidDel="00000000" w:rsidR="00000000" w:rsidRPr="00000000">
        <w:rPr>
          <w:shd w:fill="c9daf8" w:val="clear"/>
          <w:rtl w:val="0"/>
        </w:rPr>
        <w:t xml:space="preserve">Weerasinghe et al., 2020</w:t>
      </w:r>
      <w:r w:rsidDel="00000000" w:rsidR="00000000" w:rsidRPr="00000000">
        <w:rPr>
          <w:rtl w:val="0"/>
        </w:rPr>
        <w:t xml:space="preserve">). </w:t>
      </w:r>
      <w:commentRangeStart w:id="72"/>
      <w:r w:rsidDel="00000000" w:rsidR="00000000" w:rsidRPr="00000000">
        <w:rPr>
          <w:rtl w:val="0"/>
        </w:rPr>
        <w:t xml:space="preserve">Furthermore</w:t>
      </w:r>
      <w:commentRangeEnd w:id="72"/>
      <w:r w:rsidDel="00000000" w:rsidR="00000000" w:rsidRPr="00000000">
        <w:commentReference w:id="72"/>
      </w:r>
      <w:r w:rsidDel="00000000" w:rsidR="00000000" w:rsidRPr="00000000">
        <w:rPr>
          <w:rtl w:val="0"/>
        </w:rPr>
        <w:t xml:space="preserve">, tropical forests are becoming increasingly impacted by deforestation and forest degradation (</w:t>
      </w:r>
      <w:r w:rsidDel="00000000" w:rsidR="00000000" w:rsidRPr="00000000">
        <w:rPr>
          <w:shd w:fill="c9daf8" w:val="clear"/>
          <w:rtl w:val="0"/>
        </w:rPr>
        <w:t xml:space="preserve">Lapola et al., 2023</w:t>
      </w:r>
      <w:r w:rsidDel="00000000" w:rsidR="00000000" w:rsidRPr="00000000">
        <w:rPr>
          <w:shd w:fill="c9daf8" w:val="clear"/>
          <w:rtl w:val="0"/>
        </w:rPr>
        <w:t xml:space="preserve">; </w:t>
      </w:r>
      <w:r w:rsidDel="00000000" w:rsidR="00000000" w:rsidRPr="00000000">
        <w:rPr>
          <w:shd w:fill="c9daf8" w:val="clear"/>
          <w:rtl w:val="0"/>
        </w:rPr>
        <w:t xml:space="preserve">Heinrich et al., 2021</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highlight w:val="yellow"/>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shd w:fill="c9daf8" w:val="clear"/>
          <w:rtl w:val="0"/>
        </w:rPr>
        <w:t xml:space="preserve">Brando et al., 2014</w:t>
      </w:r>
      <w:r w:rsidDel="00000000" w:rsidR="00000000" w:rsidRPr="00000000">
        <w:rPr>
          <w:shd w:fill="c9daf8" w:val="clear"/>
          <w:rtl w:val="0"/>
        </w:rPr>
        <w:t xml:space="preserve">; </w:t>
      </w:r>
      <w:r w:rsidDel="00000000" w:rsidR="00000000" w:rsidRPr="00000000">
        <w:rPr>
          <w:shd w:fill="c9daf8" w:val="clear"/>
          <w:rtl w:val="0"/>
        </w:rPr>
        <w:t xml:space="preserve">Jucker et al., 2018</w:t>
      </w:r>
      <w:r w:rsidDel="00000000" w:rsidR="00000000" w:rsidRPr="00000000">
        <w:rPr>
          <w:shd w:fill="c9daf8" w:val="clear"/>
          <w:rtl w:val="0"/>
        </w:rPr>
        <w:t xml:space="preserve">; </w:t>
      </w:r>
      <w:r w:rsidDel="00000000" w:rsidR="00000000" w:rsidRPr="00000000">
        <w:rPr>
          <w:shd w:fill="c9daf8" w:val="clear"/>
          <w:rtl w:val="0"/>
        </w:rPr>
        <w:t xml:space="preserve">Longo et al., 2020</w:t>
      </w:r>
      <w:r w:rsidDel="00000000" w:rsidR="00000000" w:rsidRPr="00000000">
        <w:rPr>
          <w:shd w:fill="c9daf8" w:val="clear"/>
          <w:rtl w:val="0"/>
        </w:rPr>
        <w:t xml:space="preserve">; </w:t>
      </w:r>
      <w:r w:rsidDel="00000000" w:rsidR="00000000" w:rsidRPr="00000000">
        <w:rPr>
          <w:shd w:fill="c9daf8" w:val="clear"/>
          <w:rtl w:val="0"/>
        </w:rPr>
        <w:t xml:space="preserve">de Oliveira et al., 2021</w:t>
      </w:r>
      <w:r w:rsidDel="00000000" w:rsidR="00000000" w:rsidRPr="00000000">
        <w:rPr>
          <w:shd w:fill="c9daf8" w:val="clear"/>
          <w:rtl w:val="0"/>
        </w:rPr>
        <w:t xml:space="preserve">; </w:t>
      </w:r>
      <w:r w:rsidDel="00000000" w:rsidR="00000000" w:rsidRPr="00000000">
        <w:rPr>
          <w:shd w:fill="c9daf8" w:val="clea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w:t>
      </w:r>
      <w:r w:rsidDel="00000000" w:rsidR="00000000" w:rsidRPr="00000000">
        <w:rPr>
          <w:color w:val="ff0000"/>
          <w:rtl w:val="0"/>
        </w:rPr>
        <w:t xml:space="preserve">[TEXT HIGHLIGHTING IMPACTS ON FRESHWATER RESOURCES, WATER QUALITY, RIVER CONNECTIVITY?]</w:t>
      </w:r>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58">
      <w:pPr>
        <w:numPr>
          <w:ilvl w:val="0"/>
          <w:numId w:val="20"/>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 energy and water cycles?</w:t>
      </w:r>
      <w:r w:rsidDel="00000000" w:rsidR="00000000" w:rsidRPr="00000000">
        <w:rPr>
          <w:i w:val="1"/>
          <w:rtl w:val="0"/>
        </w:rPr>
        <w:t xml:space="preserve"> </w:t>
      </w:r>
    </w:p>
    <w:p w:rsidR="00000000" w:rsidDel="00000000" w:rsidP="00000000" w:rsidRDefault="00000000" w:rsidRPr="00000000" w14:paraId="00000159">
      <w:pPr>
        <w:numPr>
          <w:ilvl w:val="0"/>
          <w:numId w:val="20"/>
        </w:numPr>
        <w:spacing w:after="120" w:before="120" w:lineRule="auto"/>
        <w:ind w:left="720" w:hanging="360"/>
        <w:rPr>
          <w:b w:val="1"/>
          <w:i w:val="1"/>
        </w:rPr>
      </w:pPr>
      <w:commentRangeStart w:id="73"/>
      <w:r w:rsidDel="00000000" w:rsidR="00000000" w:rsidRPr="00000000">
        <w:rPr>
          <w:b w:val="1"/>
          <w:i w:val="1"/>
          <w:rtl w:val="0"/>
        </w:rPr>
        <w:t xml:space="preserve">Q19</w:t>
      </w:r>
      <w:commentRangeEnd w:id="73"/>
      <w:r w:rsidDel="00000000" w:rsidR="00000000" w:rsidRPr="00000000">
        <w:commentReference w:id="73"/>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5A">
      <w:pPr>
        <w:numPr>
          <w:ilvl w:val="0"/>
          <w:numId w:val="20"/>
        </w:numPr>
        <w:spacing w:after="120" w:before="120" w:lineRule="auto"/>
        <w:ind w:left="720" w:hanging="360"/>
        <w:rPr>
          <w:b w:val="1"/>
          <w:i w:val="1"/>
        </w:rPr>
      </w:pPr>
      <w:commentRangeStart w:id="74"/>
      <w:r w:rsidDel="00000000" w:rsidR="00000000" w:rsidRPr="00000000">
        <w:rPr>
          <w:b w:val="1"/>
          <w:i w:val="1"/>
          <w:rtl w:val="0"/>
        </w:rPr>
        <w:t xml:space="preserve">Q20</w:t>
      </w:r>
      <w:commentRangeEnd w:id="74"/>
      <w:r w:rsidDel="00000000" w:rsidR="00000000" w:rsidRPr="00000000">
        <w:commentReference w:id="74"/>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feedbacks?</w:t>
      </w:r>
      <w:r w:rsidDel="00000000" w:rsidR="00000000" w:rsidRPr="00000000">
        <w:rPr>
          <w:rtl w:val="0"/>
        </w:rPr>
      </w:r>
    </w:p>
    <w:p w:rsidR="00000000" w:rsidDel="00000000" w:rsidP="00000000" w:rsidRDefault="00000000" w:rsidRPr="00000000" w14:paraId="0000015B">
      <w:pPr>
        <w:numPr>
          <w:ilvl w:val="0"/>
          <w:numId w:val="20"/>
        </w:numPr>
        <w:spacing w:after="120" w:before="120" w:lineRule="auto"/>
        <w:ind w:left="720" w:hanging="360"/>
        <w:rPr>
          <w:b w:val="1"/>
          <w:i w:val="1"/>
        </w:rPr>
      </w:pPr>
      <w:commentRangeStart w:id="75"/>
      <w:r w:rsidDel="00000000" w:rsidR="00000000" w:rsidRPr="00000000">
        <w:rPr>
          <w:b w:val="1"/>
          <w:i w:val="1"/>
          <w:rtl w:val="0"/>
        </w:rPr>
        <w:t xml:space="preserve">Q21</w:t>
      </w:r>
      <w:commentRangeEnd w:id="75"/>
      <w:r w:rsidDel="00000000" w:rsidR="00000000" w:rsidRPr="00000000">
        <w:commentReference w:id="75"/>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w:t>
      </w:r>
      <w:commentRangeStart w:id="76"/>
      <w:r w:rsidDel="00000000" w:rsidR="00000000" w:rsidRPr="00000000">
        <w:rPr>
          <w:i w:val="1"/>
          <w:rtl w:val="0"/>
        </w:rPr>
        <w:t xml:space="preserve">freshwater resources, and water quality, and river connectivity</w:t>
      </w:r>
      <w:commentRangeEnd w:id="76"/>
      <w:r w:rsidDel="00000000" w:rsidR="00000000" w:rsidRPr="00000000">
        <w:commentReference w:id="76"/>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C">
      <w:pPr>
        <w:spacing w:after="120" w:before="120" w:lineRule="auto"/>
        <w:rPr>
          <w:color w:val="ff0000"/>
        </w:rPr>
      </w:pPr>
      <w:r w:rsidDel="00000000" w:rsidR="00000000" w:rsidRPr="00000000">
        <w:rPr>
          <w:rtl w:val="0"/>
        </w:rPr>
      </w:r>
    </w:p>
    <w:p w:rsidR="00000000" w:rsidDel="00000000" w:rsidP="00000000" w:rsidRDefault="00000000" w:rsidRPr="00000000" w14:paraId="0000015D">
      <w:pPr>
        <w:spacing w:after="120" w:before="12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measurements of water vapor content and precipitation (</w:t>
      </w:r>
      <w:commentRangeStart w:id="77"/>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commentRangeEnd w:id="77"/>
      <w:r w:rsidDel="00000000" w:rsidR="00000000" w:rsidRPr="00000000">
        <w:commentReference w:id="77"/>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commentRangeStart w:id="78"/>
      <w:r w:rsidDel="00000000" w:rsidR="00000000" w:rsidRPr="00000000">
        <w:rPr>
          <w:rtl w:val="0"/>
        </w:rPr>
        <w:t xml:space="preserve">In situ, airborne and satellite datasets obtained and/or constrained by PANGEA will provide critical datasets obtained and to assess the ability of Earth System Models to represent precipitation recycling across the different continents.</w:t>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015E">
      <w:pPr>
        <w:pStyle w:val="Heading3"/>
        <w:rPr/>
      </w:pPr>
      <w:bookmarkStart w:colFirst="0" w:colLast="0" w:name="_j4eyjqb1ighr" w:id="23"/>
      <w:bookmarkEnd w:id="23"/>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5F">
      <w:pPr>
        <w:pStyle w:val="Heading4"/>
        <w:rPr/>
      </w:pPr>
      <w:bookmarkStart w:colFirst="0" w:colLast="0" w:name="_bc4czc5cw5jy" w:id="24"/>
      <w:bookmarkEnd w:id="24"/>
      <w:r w:rsidDel="00000000" w:rsidR="00000000" w:rsidRPr="00000000">
        <w:rPr>
          <w:rtl w:val="0"/>
        </w:rPr>
        <w:t xml:space="preserve">3.3.1 Projections: </w:t>
      </w:r>
      <w:r w:rsidDel="00000000" w:rsidR="00000000" w:rsidRPr="00000000">
        <w:rPr>
          <w:rtl w:val="0"/>
        </w:rPr>
        <w:t xml:space="preserve">Carbon, Water, Energy and Nutrient Cycles  </w:t>
      </w:r>
    </w:p>
    <w:p w:rsidR="00000000" w:rsidDel="00000000" w:rsidP="00000000" w:rsidRDefault="00000000" w:rsidRPr="00000000" w14:paraId="00000160">
      <w:pPr>
        <w:rPr>
          <w:highlight w:val="white"/>
        </w:rPr>
      </w:pPr>
      <w:commentRangeStart w:id="79"/>
      <w:r w:rsidDel="00000000" w:rsidR="00000000" w:rsidRPr="00000000">
        <w:rPr>
          <w:rtl w:val="0"/>
        </w:rPr>
        <w:t xml:space="preserve">The</w:t>
      </w:r>
      <w:commentRangeEnd w:id="79"/>
      <w:r w:rsidDel="00000000" w:rsidR="00000000" w:rsidRPr="00000000">
        <w:commentReference w:id="79"/>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simulations suggest that tropical South America may see mean annual precipitation reductions while total precipitation in Central Africa may remain similar or even </w:t>
      </w:r>
      <w:commentRangeStart w:id="80"/>
      <w:r w:rsidDel="00000000" w:rsidR="00000000" w:rsidRPr="00000000">
        <w:rPr>
          <w:highlight w:val="white"/>
          <w:rtl w:val="0"/>
        </w:rPr>
        <w:t xml:space="preserve">increase</w:t>
      </w:r>
      <w:commentRangeEnd w:id="80"/>
      <w:r w:rsidDel="00000000" w:rsidR="00000000" w:rsidRPr="00000000">
        <w:commentReference w:id="80"/>
      </w:r>
      <w:r w:rsidDel="00000000" w:rsidR="00000000" w:rsidRPr="00000000">
        <w:rPr>
          <w:highlight w:val="white"/>
          <w:rtl w:val="0"/>
        </w:rPr>
        <w:t xml:space="preserve"> (</w:t>
      </w:r>
      <w:commentRangeStart w:id="81"/>
      <w:r w:rsidDel="00000000" w:rsidR="00000000" w:rsidRPr="00000000">
        <w:rPr>
          <w:highlight w:val="yellow"/>
          <w:rtl w:val="0"/>
        </w:rPr>
        <w:t xml:space="preserve">Dobler et al. 2024</w:t>
      </w:r>
      <w:commentRangeEnd w:id="81"/>
      <w:r w:rsidDel="00000000" w:rsidR="00000000" w:rsidRPr="00000000">
        <w:commentReference w:id="81"/>
      </w:r>
      <w:r w:rsidDel="00000000" w:rsidR="00000000" w:rsidRPr="00000000">
        <w:rPr>
          <w:highlight w:val="white"/>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shd w:fill="c9daf8" w:val="clear"/>
          <w:rtl w:val="0"/>
        </w:rPr>
        <w:t xml:space="preserve">Gloor et al., 2013</w:t>
      </w:r>
      <w:r w:rsidDel="00000000" w:rsidR="00000000" w:rsidRPr="00000000">
        <w:rPr>
          <w:highlight w:val="white"/>
          <w:rtl w:val="0"/>
        </w:rPr>
        <w:t xml:space="preserve">), and warming trends may increase atmospheric and soil dryness even if precipitation remains similar to historical averages (</w:t>
      </w:r>
      <w:commentRangeStart w:id="82"/>
      <w:r w:rsidDel="00000000" w:rsidR="00000000" w:rsidRPr="00000000">
        <w:rPr>
          <w:highlight w:val="yellow"/>
          <w:rtl w:val="0"/>
        </w:rPr>
        <w:t xml:space="preserve">Cook et al., 2020</w:t>
      </w:r>
      <w:commentRangeEnd w:id="82"/>
      <w:r w:rsidDel="00000000" w:rsidR="00000000" w:rsidRPr="00000000">
        <w:commentReference w:id="82"/>
      </w:r>
      <w:r w:rsidDel="00000000" w:rsidR="00000000" w:rsidRPr="00000000">
        <w:rPr>
          <w:highlight w:val="white"/>
          <w:rtl w:val="0"/>
        </w:rPr>
        <w:t xml:space="preserve">; </w:t>
      </w:r>
      <w:r w:rsidDel="00000000" w:rsidR="00000000" w:rsidRPr="00000000">
        <w:rPr>
          <w:shd w:fill="bed0f6" w:val="clear"/>
          <w:rtl w:val="0"/>
        </w:rPr>
        <w:t xml:space="preserve">Ukkola et al., 2020</w:t>
      </w:r>
      <w:r w:rsidDel="00000000" w:rsidR="00000000" w:rsidRPr="00000000">
        <w:rPr>
          <w:highlight w:val="white"/>
          <w:rtl w:val="0"/>
        </w:rPr>
        <w:t xml:space="preserve">). In addition, the effects of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on hydroclimate depend on multiple interacting factors and remain uncertain. For example, high CO</w:t>
      </w:r>
      <w:r w:rsidDel="00000000" w:rsidR="00000000" w:rsidRPr="00000000">
        <w:rPr>
          <w:highlight w:val="white"/>
          <w:vertAlign w:val="subscript"/>
          <w:rtl w:val="0"/>
        </w:rPr>
        <w:t xml:space="preserve">2</w:t>
      </w:r>
      <w:r w:rsidDel="00000000" w:rsidR="00000000" w:rsidRPr="00000000">
        <w:rPr>
          <w:highlight w:val="white"/>
          <w:rtl w:val="0"/>
        </w:rPr>
        <w:t xml:space="preserve"> may reduce leaf-level transpiration due to lower stomatal conductance (</w:t>
      </w:r>
      <w:r w:rsidDel="00000000" w:rsidR="00000000" w:rsidRPr="00000000">
        <w:rPr>
          <w:shd w:fill="bed0f6" w:val="clear"/>
          <w:rtl w:val="0"/>
        </w:rPr>
        <w:t xml:space="preserve">Sampaio et al., 2021</w:t>
      </w:r>
      <w:r w:rsidDel="00000000" w:rsidR="00000000" w:rsidRPr="00000000">
        <w:rPr>
          <w:highlight w:val="white"/>
          <w:rtl w:val="0"/>
        </w:rPr>
        <w:t xml:space="preserve">), but the ecosystem-level response also depends on changes in leaf area index (</w:t>
      </w:r>
      <w:commentRangeStart w:id="83"/>
      <w:r w:rsidDel="00000000" w:rsidR="00000000" w:rsidRPr="00000000">
        <w:rPr>
          <w:highlight w:val="yellow"/>
          <w:rtl w:val="0"/>
        </w:rPr>
        <w:t xml:space="preserve">Li et al., 2018</w:t>
      </w:r>
      <w:commentRangeEnd w:id="83"/>
      <w:r w:rsidDel="00000000" w:rsidR="00000000" w:rsidRPr="00000000">
        <w:commentReference w:id="83"/>
      </w:r>
      <w:r w:rsidDel="00000000" w:rsidR="00000000" w:rsidRPr="00000000">
        <w:rPr>
          <w:highlight w:val="white"/>
          <w:rtl w:val="0"/>
        </w:rPr>
        <w:t xml:space="preserve">).  Moreover, deforestation and forest degradation have major impacts on evapotranspiration, canopy interception, runoff and water storage (</w:t>
      </w:r>
      <w:commentRangeStart w:id="84"/>
      <w:r w:rsidDel="00000000" w:rsidR="00000000" w:rsidRPr="00000000">
        <w:rPr>
          <w:highlight w:val="yellow"/>
          <w:rtl w:val="0"/>
        </w:rPr>
        <w:t xml:space="preserve">Heerspink et al., 2020</w:t>
      </w:r>
      <w:commentRangeEnd w:id="84"/>
      <w:r w:rsidDel="00000000" w:rsidR="00000000" w:rsidRPr="00000000">
        <w:commentReference w:id="84"/>
      </w:r>
      <w:r w:rsidDel="00000000" w:rsidR="00000000" w:rsidRPr="00000000">
        <w:rPr>
          <w:highlight w:val="white"/>
          <w:rtl w:val="0"/>
        </w:rPr>
        <w:t xml:space="preserve">), which could potentially impact rainfall across the Amazon (</w:t>
      </w:r>
      <w:r w:rsidDel="00000000" w:rsidR="00000000" w:rsidRPr="00000000">
        <w:rPr>
          <w:highlight w:val="yellow"/>
          <w:rtl w:val="0"/>
        </w:rPr>
        <w:t xml:space="preserve">Spracklen et al., 2018</w:t>
      </w:r>
      <w:r w:rsidDel="00000000" w:rsidR="00000000" w:rsidRPr="00000000">
        <w:rPr>
          <w:highlight w:val="white"/>
          <w:rtl w:val="0"/>
        </w:rPr>
        <w:t xml:space="preserve">; </w:t>
      </w:r>
      <w:commentRangeStart w:id="85"/>
      <w:r w:rsidDel="00000000" w:rsidR="00000000" w:rsidRPr="00000000">
        <w:rPr>
          <w:highlight w:val="yellow"/>
          <w:rtl w:val="0"/>
        </w:rPr>
        <w:t xml:space="preserve">Baudena et al., 2021</w:t>
      </w:r>
      <w:commentRangeEnd w:id="85"/>
      <w:r w:rsidDel="00000000" w:rsidR="00000000" w:rsidRPr="00000000">
        <w:commentReference w:id="85"/>
      </w:r>
      <w:r w:rsidDel="00000000" w:rsidR="00000000" w:rsidRPr="00000000">
        <w:rPr>
          <w:highlight w:val="white"/>
          <w:rtl w:val="0"/>
        </w:rPr>
        <w:t xml:space="preserve">), although there is great uncertainty on the magnitude of this effect in modeling studies (e.g., </w:t>
      </w:r>
      <w:commentRangeStart w:id="86"/>
      <w:r w:rsidDel="00000000" w:rsidR="00000000" w:rsidRPr="00000000">
        <w:rPr>
          <w:highlight w:val="yellow"/>
          <w:rtl w:val="0"/>
        </w:rPr>
        <w:t xml:space="preserve">Pires and Costa 2013</w:t>
      </w:r>
      <w:commentRangeEnd w:id="86"/>
      <w:r w:rsidDel="00000000" w:rsidR="00000000" w:rsidRPr="00000000">
        <w:commentReference w:id="86"/>
      </w:r>
      <w:r w:rsidDel="00000000" w:rsidR="00000000" w:rsidRPr="00000000">
        <w:rPr>
          <w:highlight w:val="white"/>
          <w:rtl w:val="0"/>
        </w:rPr>
        <w:t xml:space="preserve">; </w:t>
      </w:r>
      <w:commentRangeStart w:id="87"/>
      <w:r w:rsidDel="00000000" w:rsidR="00000000" w:rsidRPr="00000000">
        <w:rPr>
          <w:highlight w:val="yellow"/>
          <w:rtl w:val="0"/>
        </w:rPr>
        <w:t xml:space="preserve">Swann et al., 2015</w:t>
      </w:r>
      <w:commentRangeEnd w:id="87"/>
      <w:r w:rsidDel="00000000" w:rsidR="00000000" w:rsidRPr="00000000">
        <w:commentReference w:id="87"/>
      </w:r>
      <w:r w:rsidDel="00000000" w:rsidR="00000000" w:rsidRPr="00000000">
        <w:rPr>
          <w:highlight w:val="white"/>
          <w:rtl w:val="0"/>
        </w:rPr>
        <w:t xml:space="preserve">). </w:t>
      </w:r>
    </w:p>
    <w:p w:rsidR="00000000" w:rsidDel="00000000" w:rsidP="00000000" w:rsidRDefault="00000000" w:rsidRPr="00000000" w14:paraId="00000161">
      <w:pPr>
        <w:rPr>
          <w:highlight w:val="white"/>
        </w:rPr>
      </w:pPr>
      <w:r w:rsidDel="00000000" w:rsidR="00000000" w:rsidRPr="00000000">
        <w:rPr>
          <w:rtl w:val="0"/>
        </w:rPr>
      </w:r>
    </w:p>
    <w:p w:rsidR="00000000" w:rsidDel="00000000" w:rsidP="00000000" w:rsidRDefault="00000000" w:rsidRPr="00000000" w14:paraId="00000162">
      <w:pPr>
        <w:rPr>
          <w:highlight w:val="white"/>
        </w:rPr>
      </w:pPr>
      <w:r w:rsidDel="00000000" w:rsidR="00000000" w:rsidRPr="00000000">
        <w:rPr>
          <w:highlight w:val="white"/>
          <w:rtl w:val="0"/>
        </w:rPr>
        <w:t xml:space="preserve">Changes in hydroclimate, atmospheric CO</w:t>
      </w:r>
      <w:r w:rsidDel="00000000" w:rsidR="00000000" w:rsidRPr="00000000">
        <w:rPr>
          <w:highlight w:val="white"/>
          <w:vertAlign w:val="subscript"/>
          <w:rtl w:val="0"/>
        </w:rPr>
        <w:t xml:space="preserve">2</w:t>
      </w:r>
      <w:r w:rsidDel="00000000" w:rsidR="00000000" w:rsidRPr="00000000">
        <w:rPr>
          <w:highlight w:val="white"/>
          <w:rtl w:val="0"/>
        </w:rPr>
        <w:t xml:space="preserve">, land cover and land also interact with changes in the nutrient cycling, and understanding these feedbacks is critical.</w:t>
      </w:r>
      <w:r w:rsidDel="00000000" w:rsidR="00000000" w:rsidRPr="00000000">
        <w:rPr>
          <w:rtl w:val="0"/>
        </w:rPr>
        <w:t xml:space="preserve"> Previous research suggested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highlight w:val="white"/>
          <w:rtl w:val="0"/>
        </w:rPr>
        <w:t xml:space="preserve">(</w:t>
      </w:r>
      <w:commentRangeStart w:id="88"/>
      <w:r w:rsidDel="00000000" w:rsidR="00000000" w:rsidRPr="00000000">
        <w:rPr>
          <w:highlight w:val="yellow"/>
          <w:rtl w:val="0"/>
        </w:rPr>
        <w:t xml:space="preserve">Yang et al., 2016</w:t>
      </w:r>
      <w:commentRangeEnd w:id="88"/>
      <w:r w:rsidDel="00000000" w:rsidR="00000000" w:rsidRPr="00000000">
        <w:commentReference w:id="88"/>
      </w:r>
      <w:r w:rsidDel="00000000" w:rsidR="00000000" w:rsidRPr="00000000">
        <w:rPr>
          <w:highlight w:val="white"/>
          <w:rtl w:val="0"/>
        </w:rPr>
        <w:t xml:space="preserve">; </w:t>
      </w:r>
      <w:r w:rsidDel="00000000" w:rsidR="00000000" w:rsidRPr="00000000">
        <w:rPr>
          <w:shd w:fill="bed0f6" w:val="clear"/>
          <w:rtl w:val="0"/>
        </w:rPr>
        <w:t xml:space="preserve">Fleischer and Terrer 2022</w:t>
      </w:r>
      <w:r w:rsidDel="00000000" w:rsidR="00000000" w:rsidRPr="00000000">
        <w:rPr>
          <w:rtl w:val="0"/>
        </w:rPr>
        <w:t xml:space="preserve">), phosphorus and potassium availability influence net primary productivity during droughts (</w:t>
      </w:r>
      <w:r w:rsidDel="00000000" w:rsidR="00000000" w:rsidRPr="00000000">
        <w:rPr>
          <w:shd w:fill="bed0f6" w:val="clear"/>
          <w:rtl w:val="0"/>
        </w:rPr>
        <w:t xml:space="preserve">Manu et al., 2024</w:t>
      </w:r>
      <w:r w:rsidDel="00000000" w:rsidR="00000000" w:rsidRPr="00000000">
        <w:rPr>
          <w:rtl w:val="0"/>
        </w:rPr>
        <w:t xml:space="preserve">), and nitrogen can be an important limiting factor in secondary forests (</w:t>
      </w:r>
      <w:commentRangeStart w:id="89"/>
      <w:r w:rsidDel="00000000" w:rsidR="00000000" w:rsidRPr="00000000">
        <w:rPr>
          <w:highlight w:val="yellow"/>
          <w:rtl w:val="0"/>
        </w:rPr>
        <w:t xml:space="preserve">Davidson et al., 2007</w:t>
      </w:r>
      <w:commentRangeEnd w:id="89"/>
      <w:r w:rsidDel="00000000" w:rsidR="00000000" w:rsidRPr="00000000">
        <w:commentReference w:id="89"/>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highlight w:val="white"/>
          <w:rtl w:val="0"/>
        </w:rPr>
        <w:t xml:space="preserve">from highly localized manipulative experiments, making the scaling to highly heterogeneous landscapes and continental scales challenging (</w:t>
      </w:r>
      <w:r w:rsidDel="00000000" w:rsidR="00000000" w:rsidRPr="00000000">
        <w:rPr>
          <w:shd w:fill="bed0f6" w:val="clear"/>
          <w:rtl w:val="0"/>
        </w:rPr>
        <w:t xml:space="preserve">Townsend et al., 2008</w:t>
      </w:r>
      <w:r w:rsidDel="00000000" w:rsidR="00000000" w:rsidRPr="00000000">
        <w:rPr>
          <w:highlight w:val="white"/>
          <w:rtl w:val="0"/>
        </w:rPr>
        <w:t xml:space="preserve">). By integrating coordinated measurements across multiple landscapes and scales, PANGEA will address the following questions:</w:t>
      </w:r>
    </w:p>
    <w:p w:rsidR="00000000" w:rsidDel="00000000" w:rsidP="00000000" w:rsidRDefault="00000000" w:rsidRPr="00000000" w14:paraId="00000163">
      <w:pPr>
        <w:numPr>
          <w:ilvl w:val="0"/>
          <w:numId w:val="13"/>
        </w:numPr>
        <w:spacing w:after="0" w:afterAutospacing="0" w:before="240" w:lineRule="auto"/>
        <w:ind w:left="720" w:hanging="360"/>
        <w:rPr/>
      </w:pPr>
      <w:commentRangeStart w:id="90"/>
      <w:r w:rsidDel="00000000" w:rsidR="00000000" w:rsidRPr="00000000">
        <w:rPr>
          <w:b w:val="1"/>
          <w:i w:val="1"/>
          <w:highlight w:val="white"/>
          <w:rtl w:val="0"/>
        </w:rPr>
        <w:t xml:space="preserve">Q22</w:t>
      </w:r>
      <w:commentRangeEnd w:id="90"/>
      <w:r w:rsidDel="00000000" w:rsidR="00000000" w:rsidRPr="00000000">
        <w:commentReference w:id="90"/>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64">
      <w:pPr>
        <w:numPr>
          <w:ilvl w:val="0"/>
          <w:numId w:val="13"/>
        </w:numPr>
        <w:spacing w:after="0" w:afterAutospacing="0" w:before="0" w:beforeAutospacing="0" w:lineRule="auto"/>
        <w:ind w:left="720" w:hanging="360"/>
        <w:rPr/>
      </w:pPr>
      <w:commentRangeStart w:id="91"/>
      <w:r w:rsidDel="00000000" w:rsidR="00000000" w:rsidRPr="00000000">
        <w:rPr>
          <w:b w:val="1"/>
          <w:i w:val="1"/>
          <w:highlight w:val="white"/>
          <w:rtl w:val="0"/>
        </w:rPr>
        <w:t xml:space="preserve">Q23</w:t>
      </w:r>
      <w:commentRangeEnd w:id="91"/>
      <w:r w:rsidDel="00000000" w:rsidR="00000000" w:rsidRPr="00000000">
        <w:commentReference w:id="91"/>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cross-continental climate and hydrology?</w:t>
      </w:r>
    </w:p>
    <w:p w:rsidR="00000000" w:rsidDel="00000000" w:rsidP="00000000" w:rsidRDefault="00000000" w:rsidRPr="00000000" w14:paraId="00000165">
      <w:pPr>
        <w:numPr>
          <w:ilvl w:val="0"/>
          <w:numId w:val="13"/>
        </w:numPr>
        <w:spacing w:after="360" w:before="0" w:beforeAutospacing="0" w:lineRule="auto"/>
        <w:ind w:left="720" w:hanging="360"/>
        <w:rPr/>
      </w:pPr>
      <w:commentRangeStart w:id="92"/>
      <w:r w:rsidDel="00000000" w:rsidR="00000000" w:rsidRPr="00000000">
        <w:rPr>
          <w:b w:val="1"/>
          <w:i w:val="1"/>
          <w:highlight w:val="white"/>
          <w:rtl w:val="0"/>
        </w:rPr>
        <w:t xml:space="preserve">Q24</w:t>
      </w:r>
      <w:commentRangeEnd w:id="92"/>
      <w:r w:rsidDel="00000000" w:rsidR="00000000" w:rsidRPr="00000000">
        <w:commentReference w:id="92"/>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commentRangeStart w:id="93"/>
      <w:r w:rsidDel="00000000" w:rsidR="00000000" w:rsidRPr="00000000">
        <w:rPr>
          <w:i w:val="1"/>
          <w:highlight w:val="white"/>
          <w:rtl w:val="0"/>
        </w:rPr>
        <w:t xml:space="preserve">extreme events</w:t>
      </w:r>
      <w:commentRangeEnd w:id="93"/>
      <w:r w:rsidDel="00000000" w:rsidR="00000000" w:rsidRPr="00000000">
        <w:commentReference w:id="93"/>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66">
      <w:pPr>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VSWIR*</w:t>
      </w:r>
      <w:r w:rsidDel="00000000" w:rsidR="00000000" w:rsidRPr="00000000">
        <w:rPr>
          <w:rtl w:val="0"/>
        </w:rPr>
        <w:t xml:space="preserve">). The emergent relationships based on remote sensing relating forest structure, composition and function (Section 3.1.2) as well as remotely sensed hydroclimate and water stress variables (Section 3.1.3) will be used for assessing and reducing model uncertainty. </w:t>
      </w:r>
      <w:r w:rsidDel="00000000" w:rsidR="00000000" w:rsidRPr="00000000">
        <w:rPr>
          <w:color w:val="ff0000"/>
          <w:rtl w:val="0"/>
        </w:rPr>
        <w:t xml:space="preserve">[SOMETHING ON NUTRIENTS?]</w:t>
      </w:r>
      <w:r w:rsidDel="00000000" w:rsidR="00000000" w:rsidRPr="00000000">
        <w:rPr>
          <w:rtl w:val="0"/>
        </w:rPr>
        <w:t xml:space="preserve">. The optimized models will then be applied to scenarios that are representative of a range of scenarios that allow for quantifying and attributing the role of changes in climate, atmospheric CO2, land cover and land use in driving changes in biogeophysical and biogeochemical cycles.</w:t>
      </w:r>
      <w:r w:rsidDel="00000000" w:rsidR="00000000" w:rsidRPr="00000000">
        <w:rPr>
          <w:rtl w:val="0"/>
        </w:rPr>
      </w:r>
    </w:p>
    <w:p w:rsidR="00000000" w:rsidDel="00000000" w:rsidP="00000000" w:rsidRDefault="00000000" w:rsidRPr="00000000" w14:paraId="00000167">
      <w:pPr>
        <w:pStyle w:val="Heading4"/>
        <w:rPr/>
      </w:pPr>
      <w:bookmarkStart w:colFirst="0" w:colLast="0" w:name="_4edg6ecu31tz" w:id="25"/>
      <w:bookmarkEnd w:id="25"/>
      <w:r w:rsidDel="00000000" w:rsidR="00000000" w:rsidRPr="00000000">
        <w:rPr>
          <w:rtl w:val="0"/>
        </w:rPr>
        <w:t xml:space="preserve">3.3.2 Projections: </w:t>
      </w:r>
      <w:r w:rsidDel="00000000" w:rsidR="00000000" w:rsidRPr="00000000">
        <w:rPr>
          <w:rtl w:val="0"/>
        </w:rPr>
        <w:t xml:space="preserve">Heterogeneous Forest Resilience</w:t>
      </w:r>
    </w:p>
    <w:p w:rsidR="00000000" w:rsidDel="00000000" w:rsidP="00000000" w:rsidRDefault="00000000" w:rsidRPr="00000000" w14:paraId="00000168">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commentRangeStart w:id="94"/>
      <w:r w:rsidDel="00000000" w:rsidR="00000000" w:rsidRPr="00000000">
        <w:rPr>
          <w:highlight w:val="yellow"/>
          <w:rtl w:val="0"/>
        </w:rPr>
        <w:t xml:space="preserve">Seidl et al., 2017</w:t>
      </w:r>
      <w:commentRangeEnd w:id="94"/>
      <w:r w:rsidDel="00000000" w:rsidR="00000000" w:rsidRPr="00000000">
        <w:commentReference w:id="94"/>
      </w:r>
      <w:r w:rsidDel="00000000" w:rsidR="00000000" w:rsidRPr="00000000">
        <w:rPr>
          <w:rtl w:val="0"/>
        </w:rPr>
        <w:t xml:space="preserve">; </w:t>
      </w:r>
      <w:r w:rsidDel="00000000" w:rsidR="00000000" w:rsidRPr="00000000">
        <w:rPr>
          <w:shd w:fill="c9daf8" w:val="clea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color w:val="ff0000"/>
          <w:rtl w:val="0"/>
        </w:rPr>
        <w:t xml:space="preserve">[REFs]</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commentRangeStart w:id="95"/>
      <w:r w:rsidDel="00000000" w:rsidR="00000000" w:rsidRPr="00000000">
        <w:rPr>
          <w:highlight w:val="yellow"/>
          <w:rtl w:val="0"/>
        </w:rPr>
        <w:t xml:space="preserve">Williams et al., 2013</w:t>
      </w:r>
      <w:commentRangeEnd w:id="95"/>
      <w:r w:rsidDel="00000000" w:rsidR="00000000" w:rsidRPr="00000000">
        <w:commentReference w:id="95"/>
      </w:r>
      <w:r w:rsidDel="00000000" w:rsidR="00000000" w:rsidRPr="00000000">
        <w:rPr>
          <w:rtl w:val="0"/>
        </w:rPr>
        <w:t xml:space="preserve">); (2) the variability of resistance to disturbances and post-disturbance recovery across species and landscapes (</w:t>
      </w:r>
      <w:commentRangeStart w:id="96"/>
      <w:r w:rsidDel="00000000" w:rsidR="00000000" w:rsidRPr="00000000">
        <w:rPr>
          <w:highlight w:val="yellow"/>
          <w:rtl w:val="0"/>
        </w:rPr>
        <w:t xml:space="preserve">Anderson-Teixeira et al., 2013</w:t>
      </w:r>
      <w:commentRangeEnd w:id="96"/>
      <w:r w:rsidDel="00000000" w:rsidR="00000000" w:rsidRPr="00000000">
        <w:commentReference w:id="96"/>
      </w:r>
      <w:r w:rsidDel="00000000" w:rsidR="00000000" w:rsidRPr="00000000">
        <w:rPr>
          <w:rtl w:val="0"/>
        </w:rPr>
        <w:t xml:space="preserve">, </w:t>
      </w:r>
      <w:r w:rsidDel="00000000" w:rsidR="00000000" w:rsidRPr="00000000">
        <w:rPr>
          <w:shd w:fill="c9daf8" w:val="clear"/>
          <w:rtl w:val="0"/>
        </w:rPr>
        <w:t xml:space="preserve">Powell et al., 2018</w:t>
      </w:r>
      <w:r w:rsidDel="00000000" w:rsidR="00000000" w:rsidRPr="00000000">
        <w:rPr>
          <w:rtl w:val="0"/>
        </w:rPr>
        <w:t xml:space="preserve">;</w:t>
      </w:r>
      <w:r w:rsidDel="00000000" w:rsidR="00000000" w:rsidRPr="00000000">
        <w:rPr>
          <w:highlight w:val="yellow"/>
          <w:rtl w:val="0"/>
        </w:rPr>
        <w:t xml:space="preserve"> </w:t>
      </w:r>
      <w:commentRangeStart w:id="97"/>
      <w:r w:rsidDel="00000000" w:rsidR="00000000" w:rsidRPr="00000000">
        <w:rPr>
          <w:highlight w:val="yellow"/>
          <w:rtl w:val="0"/>
        </w:rPr>
        <w:t xml:space="preserve">Liu et al., 2022</w:t>
      </w:r>
      <w:commentRangeEnd w:id="97"/>
      <w:r w:rsidDel="00000000" w:rsidR="00000000" w:rsidRPr="00000000">
        <w:commentReference w:id="97"/>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shd w:fill="c9daf8" w:val="clear"/>
          <w:rtl w:val="0"/>
        </w:rPr>
        <w:t xml:space="preserve">Silvério et al., 2019</w:t>
      </w:r>
      <w:r w:rsidDel="00000000" w:rsidR="00000000" w:rsidRPr="00000000">
        <w:rPr>
          <w:rtl w:val="0"/>
        </w:rPr>
        <w:t xml:space="preserve">; </w:t>
      </w:r>
      <w:r w:rsidDel="00000000" w:rsidR="00000000" w:rsidRPr="00000000">
        <w:rPr>
          <w:shd w:fill="bed0f6" w:val="clea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shd w:fill="bed0f6" w:val="clear"/>
          <w:rtl w:val="0"/>
        </w:rPr>
        <w:t xml:space="preserve">Feng et al., 2013</w:t>
      </w:r>
      <w:r w:rsidDel="00000000" w:rsidR="00000000" w:rsidRPr="00000000">
        <w:rPr>
          <w:rtl w:val="0"/>
        </w:rPr>
        <w:t xml:space="preserve">; </w:t>
      </w:r>
      <w:r w:rsidDel="00000000" w:rsidR="00000000" w:rsidRPr="00000000">
        <w:rPr>
          <w:shd w:fill="bed0f6" w:val="clea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69">
      <w:pPr>
        <w:numPr>
          <w:ilvl w:val="0"/>
          <w:numId w:val="19"/>
        </w:numPr>
        <w:spacing w:after="0" w:afterAutospacing="0" w:before="240" w:lineRule="auto"/>
        <w:ind w:left="720" w:hanging="360"/>
        <w:rPr/>
      </w:pPr>
      <w:commentRangeStart w:id="98"/>
      <w:r w:rsidDel="00000000" w:rsidR="00000000" w:rsidRPr="00000000">
        <w:rPr>
          <w:b w:val="1"/>
          <w:i w:val="1"/>
          <w:highlight w:val="white"/>
          <w:rtl w:val="0"/>
        </w:rPr>
        <w:t xml:space="preserve">Q25</w:t>
      </w:r>
      <w:r w:rsidDel="00000000" w:rsidR="00000000" w:rsidRPr="00000000">
        <w:rPr>
          <w:b w:val="1"/>
          <w:i w:val="1"/>
          <w:highlight w:val="white"/>
          <w:rtl w:val="0"/>
        </w:rPr>
        <w:t xml:space="preserve">.</w:t>
      </w:r>
      <w:commentRangeEnd w:id="98"/>
      <w:r w:rsidDel="00000000" w:rsidR="00000000" w:rsidRPr="00000000">
        <w:commentReference w:id="98"/>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6A">
      <w:pPr>
        <w:numPr>
          <w:ilvl w:val="0"/>
          <w:numId w:val="19"/>
        </w:numPr>
        <w:spacing w:after="0" w:afterAutospacing="0" w:before="0" w:beforeAutospacing="0" w:lineRule="auto"/>
        <w:ind w:left="720" w:hanging="360"/>
        <w:rPr/>
      </w:pPr>
      <w:commentRangeStart w:id="99"/>
      <w:r w:rsidDel="00000000" w:rsidR="00000000" w:rsidRPr="00000000">
        <w:rPr>
          <w:b w:val="1"/>
          <w:i w:val="1"/>
          <w:highlight w:val="white"/>
          <w:rtl w:val="0"/>
        </w:rPr>
        <w:t xml:space="preserve">Q26</w:t>
      </w:r>
      <w:commentRangeEnd w:id="99"/>
      <w:r w:rsidDel="00000000" w:rsidR="00000000" w:rsidRPr="00000000">
        <w:commentReference w:id="99"/>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6B">
      <w:pPr>
        <w:numPr>
          <w:ilvl w:val="0"/>
          <w:numId w:val="19"/>
        </w:numPr>
        <w:spacing w:after="0" w:afterAutospacing="0" w:before="0" w:beforeAutospacing="0" w:lineRule="auto"/>
        <w:ind w:left="720" w:hanging="360"/>
        <w:rPr/>
      </w:pPr>
      <w:commentRangeStart w:id="100"/>
      <w:r w:rsidDel="00000000" w:rsidR="00000000" w:rsidRPr="00000000">
        <w:rPr>
          <w:b w:val="1"/>
          <w:i w:val="1"/>
          <w:highlight w:val="white"/>
          <w:rtl w:val="0"/>
        </w:rPr>
        <w:t xml:space="preserve">Q27</w:t>
      </w:r>
      <w:commentRangeEnd w:id="100"/>
      <w:r w:rsidDel="00000000" w:rsidR="00000000" w:rsidRPr="00000000">
        <w:commentReference w:id="100"/>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6C">
      <w:pPr>
        <w:numPr>
          <w:ilvl w:val="0"/>
          <w:numId w:val="19"/>
        </w:numPr>
        <w:spacing w:after="360" w:before="0" w:beforeAutospacing="0" w:lineRule="auto"/>
        <w:ind w:left="720" w:hanging="360"/>
        <w:rPr/>
      </w:pPr>
      <w:commentRangeStart w:id="101"/>
      <w:r w:rsidDel="00000000" w:rsidR="00000000" w:rsidRPr="00000000">
        <w:rPr>
          <w:b w:val="1"/>
          <w:i w:val="1"/>
          <w:highlight w:val="white"/>
          <w:rtl w:val="0"/>
        </w:rPr>
        <w:t xml:space="preserve">Q28</w:t>
      </w:r>
      <w:commentRangeEnd w:id="101"/>
      <w:r w:rsidDel="00000000" w:rsidR="00000000" w:rsidRPr="00000000">
        <w:commentReference w:id="101"/>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6D">
      <w:pPr>
        <w:shd w:fill="ffffff" w:val="clear"/>
        <w:rPr/>
      </w:pPr>
      <w:commentRangeStart w:id="102"/>
      <w:r w:rsidDel="00000000" w:rsidR="00000000" w:rsidRPr="00000000">
        <w:rPr>
          <w:rtl w:val="0"/>
        </w:rPr>
        <w:t xml:space="preserve">Similarly</w:t>
      </w:r>
      <w:commentRangeEnd w:id="102"/>
      <w:r w:rsidDel="00000000" w:rsidR="00000000" w:rsidRPr="00000000">
        <w:commentReference w:id="102"/>
      </w:r>
      <w:r w:rsidDel="00000000" w:rsidR="00000000" w:rsidRPr="00000000">
        <w:rPr>
          <w:rtl w:val="0"/>
        </w:rPr>
        <w:t xml:space="preserve"> to Section 3.3.1, process-based and agent-based models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6E">
      <w:pPr>
        <w:pStyle w:val="Heading2"/>
        <w:rPr>
          <w:color w:val="ff0000"/>
        </w:rPr>
      </w:pPr>
      <w:bookmarkStart w:colFirst="0" w:colLast="0" w:name="_103rddclnjs1" w:id="26"/>
      <w:bookmarkEnd w:id="26"/>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PANGEA </w:t>
      </w:r>
      <w:r w:rsidDel="00000000" w:rsidR="00000000" w:rsidRPr="00000000">
        <w:rPr>
          <w:rtl w:val="0"/>
        </w:rPr>
        <w:t xml:space="preserve">will leverage decades of scientific efforts, including large </w:t>
      </w:r>
      <w:r w:rsidDel="00000000" w:rsidR="00000000" w:rsidRPr="00000000">
        <w:rPr>
          <w:rtl w:val="0"/>
        </w:rPr>
        <w:t xml:space="preserve">programs such as</w:t>
      </w:r>
      <w:r w:rsidDel="00000000" w:rsidR="00000000" w:rsidRPr="00000000">
        <w:rPr>
          <w:rtl w:val="0"/>
        </w:rPr>
        <w:t xml:space="preserve"> LBA (</w:t>
      </w:r>
      <w:r w:rsidDel="00000000" w:rsidR="00000000" w:rsidRPr="00000000">
        <w:rPr>
          <w:shd w:fill="c9daf8" w:val="clear"/>
          <w:rtl w:val="0"/>
        </w:rPr>
        <w:t xml:space="preserve">Avissar et al. 2002</w:t>
      </w:r>
      <w:r w:rsidDel="00000000" w:rsidR="00000000" w:rsidRPr="00000000">
        <w:rPr>
          <w:shd w:fill="c9daf8" w:val="clear"/>
          <w:rtl w:val="0"/>
        </w:rPr>
        <w:t xml:space="preserve">, </w:t>
      </w:r>
      <w:r w:rsidDel="00000000" w:rsidR="00000000" w:rsidRPr="00000000">
        <w:rPr>
          <w:shd w:fill="c9daf8" w:val="clear"/>
          <w:rtl w:val="0"/>
        </w:rPr>
        <w:t xml:space="preserve">Davidson et al., 2012</w:t>
      </w:r>
      <w:r w:rsidDel="00000000" w:rsidR="00000000" w:rsidRPr="00000000">
        <w:rPr>
          <w:rtl w:val="0"/>
        </w:rPr>
        <w:t xml:space="preserve">),  international forest inventory plot networks (</w:t>
      </w:r>
      <w:r w:rsidDel="00000000" w:rsidR="00000000" w:rsidRPr="00000000">
        <w:rPr>
          <w:shd w:fill="c9daf8" w:val="clea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commentRangeStart w:id="103"/>
      <w:r w:rsidDel="00000000" w:rsidR="00000000" w:rsidRPr="00000000">
        <w:rPr>
          <w:highlight w:val="yellow"/>
          <w:rtl w:val="0"/>
        </w:rPr>
        <w:t xml:space="preserve">Weng et al., 2022</w:t>
      </w:r>
      <w:commentRangeEnd w:id="103"/>
      <w:r w:rsidDel="00000000" w:rsidR="00000000" w:rsidRPr="00000000">
        <w:commentReference w:id="103"/>
      </w:r>
      <w:r w:rsidDel="00000000" w:rsidR="00000000" w:rsidRPr="00000000">
        <w:rPr>
          <w:rtl w:val="0"/>
        </w:rPr>
        <w:t xml:space="preserve">)</w:t>
      </w:r>
      <w:r w:rsidDel="00000000" w:rsidR="00000000" w:rsidRPr="00000000">
        <w:rPr>
          <w:rtl w:val="0"/>
        </w:rPr>
        <w:t xml:space="preserve"> and NGEE-Tropics E3SM-FATES (</w:t>
      </w:r>
      <w:r w:rsidDel="00000000" w:rsidR="00000000" w:rsidRPr="00000000">
        <w:rPr>
          <w:shd w:fill="c9daf8" w:val="clear"/>
          <w:rtl w:val="0"/>
        </w:rPr>
        <w:t xml:space="preserve"> Koven et al., 2020</w:t>
      </w:r>
      <w:r w:rsidDel="00000000" w:rsidR="00000000" w:rsidRPr="00000000">
        <w:rPr>
          <w:shd w:fill="c9daf8" w:val="clear"/>
          <w:rtl w:val="0"/>
        </w:rPr>
        <w:t xml:space="preserve">; </w:t>
      </w:r>
      <w:commentRangeStart w:id="104"/>
      <w:r w:rsidDel="00000000" w:rsidR="00000000" w:rsidRPr="00000000">
        <w:rPr>
          <w:highlight w:val="yellow"/>
          <w:rtl w:val="0"/>
        </w:rPr>
        <w:t xml:space="preserve">Huang et al., 2020</w:t>
      </w:r>
      <w:commentRangeEnd w:id="104"/>
      <w:r w:rsidDel="00000000" w:rsidR="00000000" w:rsidRPr="00000000">
        <w:commentReference w:id="104"/>
      </w:r>
      <w:r w:rsidDel="00000000" w:rsidR="00000000" w:rsidRPr="00000000">
        <w:rPr>
          <w:highlight w:val="yellow"/>
          <w:rtl w:val="0"/>
        </w:rPr>
        <w:t xml:space="preserve">; </w:t>
      </w:r>
      <w:commentRangeStart w:id="105"/>
      <w:r w:rsidDel="00000000" w:rsidR="00000000" w:rsidRPr="00000000">
        <w:rPr>
          <w:highlight w:val="yellow"/>
          <w:rtl w:val="0"/>
        </w:rPr>
        <w:t xml:space="preserve">Xu et al., 2023</w:t>
      </w:r>
      <w:commentRangeEnd w:id="105"/>
      <w:r w:rsidDel="00000000" w:rsidR="00000000" w:rsidRPr="00000000">
        <w:commentReference w:id="105"/>
      </w:r>
      <w:r w:rsidDel="00000000" w:rsidR="00000000" w:rsidRPr="00000000">
        <w:rPr>
          <w:highlight w:val="yellow"/>
          <w:rtl w:val="0"/>
        </w:rPr>
        <w:t xml:space="preserve">; </w:t>
      </w:r>
      <w:commentRangeStart w:id="106"/>
      <w:r w:rsidDel="00000000" w:rsidR="00000000" w:rsidRPr="00000000">
        <w:rPr>
          <w:highlight w:val="yellow"/>
          <w:rtl w:val="0"/>
        </w:rPr>
        <w:t xml:space="preserve">Knox et al., 2024</w:t>
      </w:r>
      <w:commentRangeEnd w:id="106"/>
      <w:r w:rsidDel="00000000" w:rsidR="00000000" w:rsidRPr="00000000">
        <w:commentReference w:id="106"/>
      </w:r>
      <w:r w:rsidDel="00000000" w:rsidR="00000000" w:rsidRPr="00000000">
        <w:rPr>
          <w:highlight w:val="yellow"/>
          <w:rtl w:val="0"/>
        </w:rPr>
        <w:t xml:space="preserve">; </w:t>
      </w:r>
      <w:commentRangeStart w:id="107"/>
      <w:r w:rsidDel="00000000" w:rsidR="00000000" w:rsidRPr="00000000">
        <w:rPr>
          <w:highlight w:val="yellow"/>
          <w:rtl w:val="0"/>
        </w:rPr>
        <w:t xml:space="preserve">Shuman et al., 2024</w:t>
      </w:r>
      <w:commentRangeEnd w:id="107"/>
      <w:r w:rsidDel="00000000" w:rsidR="00000000" w:rsidRPr="00000000">
        <w:commentReference w:id="107"/>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w:t>
      </w:r>
      <w:commentRangeStart w:id="108"/>
      <w:r w:rsidDel="00000000" w:rsidR="00000000" w:rsidRPr="00000000">
        <w:rPr>
          <w:rtl w:val="0"/>
        </w:rPr>
        <w:t xml:space="preserve">resistant</w:t>
      </w:r>
      <w:commentRangeEnd w:id="108"/>
      <w:r w:rsidDel="00000000" w:rsidR="00000000" w:rsidRPr="00000000">
        <w:commentReference w:id="108"/>
      </w:r>
      <w:r w:rsidDel="00000000" w:rsidR="00000000" w:rsidRPr="00000000">
        <w:rPr>
          <w:rtl w:val="0"/>
        </w:rPr>
        <w:t xml:space="preserve"> or resilient to changing climatic conditions and may offer a longer-term carbon sink compared to other tropical forests (</w:t>
      </w:r>
      <w:r w:rsidDel="00000000" w:rsidR="00000000" w:rsidRPr="00000000">
        <w:rPr>
          <w:shd w:fill="c9daf8" w:val="clear"/>
          <w:rtl w:val="0"/>
        </w:rPr>
        <w:t xml:space="preserve">Hubau et al., 2020</w:t>
      </w:r>
      <w:r w:rsidDel="00000000" w:rsidR="00000000" w:rsidRPr="00000000">
        <w:rPr>
          <w:shd w:fill="c9daf8" w:val="clear"/>
          <w:rtl w:val="0"/>
        </w:rPr>
        <w:t xml:space="preserve">; </w:t>
      </w:r>
      <w:r w:rsidDel="00000000" w:rsidR="00000000" w:rsidRPr="00000000">
        <w:rPr>
          <w:shd w:fill="c9daf8" w:val="clea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shd w:fill="c9daf8" w:val="clea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The PANGEA view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from a coordinated campaign of collocated remote and ground measurements of </w:t>
      </w:r>
      <w:commentRangeStart w:id="109"/>
      <w:r w:rsidDel="00000000" w:rsidR="00000000" w:rsidRPr="00000000">
        <w:rPr>
          <w:highlight w:val="yellow"/>
          <w:rtl w:val="0"/>
        </w:rPr>
        <w:t xml:space="preserve">…</w:t>
      </w:r>
      <w:commentRangeEnd w:id="109"/>
      <w:r w:rsidDel="00000000" w:rsidR="00000000" w:rsidRPr="00000000">
        <w:commentReference w:id="109"/>
      </w:r>
      <w:r w:rsidDel="00000000" w:rsidR="00000000" w:rsidRPr="00000000">
        <w:rPr>
          <w:highlight w:val="yellow"/>
          <w:rtl w:val="0"/>
        </w:rPr>
        <w:t xml:space="preserve">.. </w:t>
      </w:r>
      <w:r w:rsidDel="00000000" w:rsidR="00000000" w:rsidRPr="00000000">
        <w:rPr>
          <w:rtl w:val="0"/>
        </w:rPr>
        <w:t xml:space="preserve">PANGEA </w:t>
      </w:r>
      <w:commentRangeStart w:id="110"/>
      <w:r w:rsidDel="00000000" w:rsidR="00000000" w:rsidRPr="00000000">
        <w:rPr>
          <w:rtl w:val="0"/>
        </w:rPr>
        <w:t xml:space="preserve">will</w:t>
      </w:r>
      <w:commentRangeEnd w:id="110"/>
      <w:r w:rsidDel="00000000" w:rsidR="00000000" w:rsidRPr="00000000">
        <w:commentReference w:id="110"/>
      </w:r>
      <w:r w:rsidDel="00000000" w:rsidR="00000000" w:rsidRPr="00000000">
        <w:rPr>
          <w:rtl w:val="0"/>
        </w:rPr>
        <w:t xml:space="preserve">: </w:t>
      </w:r>
    </w:p>
    <w:p w:rsidR="00000000" w:rsidDel="00000000" w:rsidP="00000000" w:rsidRDefault="00000000" w:rsidRPr="00000000" w14:paraId="00000172">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73">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74">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75">
      <w:pPr>
        <w:spacing w:after="120" w:before="120" w:lineRule="auto"/>
        <w:rPr/>
      </w:pPr>
      <w:r w:rsidDel="00000000" w:rsidR="00000000" w:rsidRPr="00000000">
        <w:rPr>
          <w:i w:val="1"/>
          <w:rtl w:val="0"/>
        </w:rPr>
        <w:t xml:space="preserve">These scientific advances will be enable</w:t>
      </w:r>
      <w:r w:rsidDel="00000000" w:rsidR="00000000" w:rsidRPr="00000000">
        <w:rPr>
          <w:rtl w:val="0"/>
        </w:rPr>
        <w:t xml:space="preserve">d by technical advances </w:t>
      </w:r>
      <w:commentRangeStart w:id="111"/>
      <w:r w:rsidDel="00000000" w:rsidR="00000000" w:rsidRPr="00000000">
        <w:rPr>
          <w:rtl w:val="0"/>
        </w:rPr>
        <w:t xml:space="preserve">in</w:t>
      </w:r>
      <w:commentRangeEnd w:id="111"/>
      <w:r w:rsidDel="00000000" w:rsidR="00000000" w:rsidRPr="00000000">
        <w:commentReference w:id="11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6">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 sensed variables;</w:t>
      </w:r>
    </w:p>
    <w:p w:rsidR="00000000" w:rsidDel="00000000" w:rsidP="00000000" w:rsidRDefault="00000000" w:rsidRPr="00000000" w14:paraId="00000177">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commentRangeStart w:id="112"/>
      <w:r w:rsidDel="00000000" w:rsidR="00000000" w:rsidRPr="00000000">
        <w:rPr>
          <w:rtl w:val="0"/>
        </w:rPr>
        <w:t xml:space="preserve">animal abundance gradients</w:t>
      </w:r>
      <w:commentRangeEnd w:id="112"/>
      <w:r w:rsidDel="00000000" w:rsidR="00000000" w:rsidRPr="00000000">
        <w:commentReference w:id="112"/>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commentRangeStart w:id="113"/>
      <w:r w:rsidDel="00000000" w:rsidR="00000000" w:rsidRPr="00000000">
        <w:rPr>
          <w:rtl w:val="0"/>
        </w:rPr>
        <w:t xml:space="preserve">The</w:t>
      </w:r>
      <w:commentRangeEnd w:id="113"/>
      <w:r w:rsidDel="00000000" w:rsidR="00000000" w:rsidRPr="00000000">
        <w:commentReference w:id="113"/>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commentRangeStart w:id="114"/>
      <w:r w:rsidDel="00000000" w:rsidR="00000000" w:rsidRPr="00000000">
        <w:rPr>
          <w:rtl w:val="0"/>
        </w:rPr>
        <w:t xml:space="preserve">artificial intelligence and machine learning models</w:t>
      </w:r>
      <w:commentRangeEnd w:id="114"/>
      <w:r w:rsidDel="00000000" w:rsidR="00000000" w:rsidRPr="00000000">
        <w:commentReference w:id="114"/>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115"/>
      <w:r w:rsidDel="00000000" w:rsidR="00000000" w:rsidRPr="00000000">
        <w:rPr>
          <w:color w:val="ff0000"/>
          <w:rtl w:val="0"/>
        </w:rPr>
        <w:t xml:space="preserve">[ADD A SENTENCE EXPLAINING HOW PANGEA DATA WILL BE USED BY AGENT-BASED MODELS, OR INCORPORATE AGENT-BASED MODELS IN THE TEXT ABOVE]</w:t>
      </w:r>
      <w:commentRangeEnd w:id="115"/>
      <w:r w:rsidDel="00000000" w:rsidR="00000000" w:rsidRPr="00000000">
        <w:commentReference w:id="115"/>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116"/>
      <w:commentRangeStart w:id="117"/>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116"/>
      <w:r w:rsidDel="00000000" w:rsidR="00000000" w:rsidRPr="00000000">
        <w:commentReference w:id="116"/>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17B">
      <w:pPr>
        <w:pStyle w:val="Heading2"/>
        <w:rPr/>
      </w:pPr>
      <w:bookmarkStart w:colFirst="0" w:colLast="0" w:name="_7t2ogl1w37ed" w:id="27"/>
      <w:bookmarkEnd w:id="27"/>
      <w:r w:rsidDel="00000000" w:rsidR="00000000" w:rsidRPr="00000000">
        <w:rPr>
          <w:rtl w:val="0"/>
        </w:rPr>
        <w:t xml:space="preserve">5</w:t>
      </w:r>
      <w:commentRangeStart w:id="118"/>
      <w:r w:rsidDel="00000000" w:rsidR="00000000" w:rsidRPr="00000000">
        <w:rPr>
          <w:rtl w:val="0"/>
        </w:rPr>
        <w:t xml:space="preserve">. </w:t>
      </w:r>
      <w:commentRangeStart w:id="119"/>
      <w:r w:rsidDel="00000000" w:rsidR="00000000" w:rsidRPr="00000000">
        <w:rPr>
          <w:rtl w:val="0"/>
        </w:rPr>
        <w:t xml:space="preserve">Critical</w:t>
      </w:r>
      <w:commentRangeEnd w:id="119"/>
      <w:r w:rsidDel="00000000" w:rsidR="00000000" w:rsidRPr="00000000">
        <w:commentReference w:id="119"/>
      </w:r>
      <w:r w:rsidDel="00000000" w:rsidR="00000000" w:rsidRPr="00000000">
        <w:rPr>
          <w:rtl w:val="0"/>
        </w:rPr>
        <w:t xml:space="preserve"> Role of NASA Remote Sensing</w:t>
      </w:r>
      <w:commentRangeEnd w:id="118"/>
      <w:r w:rsidDel="00000000" w:rsidR="00000000" w:rsidRPr="00000000">
        <w:commentReference w:id="118"/>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shd w:fill="fff2cc" w:val="clear"/>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commentRangeStart w:id="120"/>
      <w:r w:rsidDel="00000000" w:rsidR="00000000" w:rsidRPr="00000000">
        <w:rPr>
          <w:rtl w:val="0"/>
        </w:rPr>
        <w:t xml:space="preserve">differ in their ability to remain stable</w:t>
      </w:r>
      <w:commentRangeEnd w:id="120"/>
      <w:r w:rsidDel="00000000" w:rsidR="00000000" w:rsidRPr="00000000">
        <w:commentReference w:id="120"/>
      </w:r>
      <w:r w:rsidDel="00000000" w:rsidR="00000000" w:rsidRPr="00000000">
        <w:rPr>
          <w:rtl w:val="0"/>
        </w:rPr>
        <w:t xml:space="preserve"> in the face of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Arctic Boreal Vulnerability Experiment (ABoVE) in North America (e.g., </w:t>
      </w:r>
      <w:r w:rsidDel="00000000" w:rsidR="00000000" w:rsidRPr="00000000">
        <w:rPr>
          <w:shd w:fill="c9daf8" w:val="clea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7F">
      <w:pPr>
        <w:ind w:left="0" w:firstLine="0"/>
        <w:rPr>
          <w:color w:val="ff000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81">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shd w:fill="c9daf8" w:val="clear"/>
          <w:rtl w:val="0"/>
        </w:rPr>
        <w:t xml:space="preserve">Rayner et al., 2002</w:t>
      </w:r>
      <w:r w:rsidDel="00000000" w:rsidR="00000000" w:rsidRPr="00000000">
        <w:rPr>
          <w:shd w:fill="c9daf8" w:val="clear"/>
          <w:rtl w:val="0"/>
        </w:rPr>
        <w:t xml:space="preserve">; </w:t>
      </w:r>
      <w:r w:rsidDel="00000000" w:rsidR="00000000" w:rsidRPr="00000000">
        <w:rPr>
          <w:shd w:fill="c9daf8" w:val="clea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TROPOMI [3.5 km x 7.0 km]) and XCO</w:t>
      </w:r>
      <w:r w:rsidDel="00000000" w:rsidR="00000000" w:rsidRPr="00000000">
        <w:rPr>
          <w:vertAlign w:val="subscript"/>
          <w:rtl w:val="0"/>
        </w:rPr>
        <w:t xml:space="preserve">2</w:t>
      </w:r>
      <w:r w:rsidDel="00000000" w:rsidR="00000000" w:rsidRPr="00000000">
        <w:rPr>
          <w:rtl w:val="0"/>
        </w:rPr>
        <w:t xml:space="preserve"> (e.g., OCO-2 [1.3 km x 2.2 km]) over 95% of retrieved information is filtered due to clouds in the tropics (</w:t>
      </w:r>
      <w:r w:rsidDel="00000000" w:rsidR="00000000" w:rsidRPr="00000000">
        <w:rPr>
          <w:shd w:fill="c9daf8" w:val="clea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EMIT, GHGSat, Carbon Mapper, PRISMA)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commentRangeStart w:id="121"/>
      <w:r w:rsidDel="00000000" w:rsidR="00000000" w:rsidRPr="00000000">
        <w:rPr>
          <w:highlight w:val="yellow"/>
          <w:rtl w:val="0"/>
        </w:rPr>
        <w:t xml:space="preserve">Van Niel et al., 2012</w:t>
      </w:r>
      <w:commentRangeEnd w:id="121"/>
      <w:r w:rsidDel="00000000" w:rsidR="00000000" w:rsidRPr="00000000">
        <w:commentReference w:id="121"/>
      </w:r>
      <w:r w:rsidDel="00000000" w:rsidR="00000000" w:rsidRPr="00000000">
        <w:rPr>
          <w:highlight w:val="yellow"/>
          <w:rtl w:val="0"/>
        </w:rPr>
        <w:t xml:space="preserve">)</w:t>
      </w:r>
      <w:r w:rsidDel="00000000" w:rsidR="00000000" w:rsidRPr="00000000">
        <w:rPr>
          <w:rtl w:val="0"/>
        </w:rPr>
        <w:t xml:space="preserve">.</w:t>
      </w:r>
    </w:p>
    <w:p w:rsidR="00000000" w:rsidDel="00000000" w:rsidP="00000000" w:rsidRDefault="00000000" w:rsidRPr="00000000" w14:paraId="00000182">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OCO-2/3, EMIT, PACE, VIIRS, SMAP, GRACE, SWOT, AMSR-E, AMSR2, ICESat-2, Landsat, GEDI), international (e.g., TROPOMI, GOSAT, GOSAT-2, CO2M, RADARSAT, Envisat, PRISMA, DESIS, BIOMASS), and commercial (e.g., GHGSat, MethaneSat, WorldView, Quickbird/GeoEye, Planet)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NISAR, SBG, BIOMASS, CHIME, GLIMR, FLEX, Carbon Mapper, EDGE)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83">
      <w:pPr>
        <w:pStyle w:val="Heading2"/>
        <w:rPr/>
      </w:pPr>
      <w:bookmarkStart w:colFirst="0" w:colLast="0" w:name="_krtr9hnd65qf" w:id="28"/>
      <w:bookmarkEnd w:id="28"/>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Similar to previous NASA campaigns, PANGEA will enable NASA-funded investigators to investigate the main scientific questions (Section 3) through competed calls for proposals. Research will integrate ground, airborne, and satellite-based science investigations and models to enable effective interpretation of present and future satellite-based data. Building on former NASA campaigns in the tropics, PANGEA </w:t>
      </w:r>
      <w:commentRangeStart w:id="122"/>
      <w:r w:rsidDel="00000000" w:rsidR="00000000" w:rsidRPr="00000000">
        <w:rPr>
          <w:rtl w:val="0"/>
        </w:rPr>
        <w:t xml:space="preserve">will be co-designed with local institutions and partners to </w:t>
      </w:r>
      <w:commentRangeEnd w:id="122"/>
      <w:r w:rsidDel="00000000" w:rsidR="00000000" w:rsidRPr="00000000">
        <w:commentReference w:id="122"/>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campaign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85">
      <w:pPr>
        <w:pStyle w:val="Heading3"/>
        <w:rPr>
          <w:i w:val="1"/>
          <w:color w:val="ff0000"/>
        </w:rPr>
      </w:pPr>
      <w:bookmarkStart w:colFirst="0" w:colLast="0" w:name="_a7rsc2zcb4s" w:id="29"/>
      <w:bookmarkEnd w:id="29"/>
      <w:r w:rsidDel="00000000" w:rsidR="00000000" w:rsidRPr="00000000">
        <w:rPr>
          <w:rtl w:val="0"/>
        </w:rPr>
        <w:t xml:space="preserve">6.1 Overall Study Approach</w:t>
      </w:r>
      <w:r w:rsidDel="00000000" w:rsidR="00000000" w:rsidRPr="00000000">
        <w:rPr>
          <w:rtl w:val="0"/>
        </w:rPr>
      </w:r>
    </w:p>
    <w:p w:rsidR="00000000" w:rsidDel="00000000" w:rsidP="00000000" w:rsidRDefault="00000000" w:rsidRPr="00000000" w14:paraId="00000186">
      <w:pPr>
        <w:spacing w:after="240" w:before="240" w:lineRule="auto"/>
        <w:rPr>
          <w:color w:val="ff0000"/>
        </w:rPr>
      </w:pPr>
      <w:r w:rsidDel="00000000" w:rsidR="00000000" w:rsidRPr="00000000">
        <w:rPr>
          <w:color w:val="ff0000"/>
          <w:rtl w:val="0"/>
        </w:rPr>
        <w:t xml:space="preserve">[1-3 paragraphs</w:t>
      </w:r>
    </w:p>
    <w:p w:rsidR="00000000" w:rsidDel="00000000" w:rsidP="00000000" w:rsidRDefault="00000000" w:rsidRPr="00000000" w14:paraId="00000187">
      <w:pPr>
        <w:numPr>
          <w:ilvl w:val="0"/>
          <w:numId w:val="16"/>
        </w:numPr>
        <w:spacing w:after="0" w:afterAutospacing="0" w:before="240" w:lineRule="auto"/>
        <w:ind w:left="720" w:hanging="360"/>
        <w:rPr>
          <w:ins w:author="Michael Keller" w:id="1" w:date="2024-11-12T18:47:12Z"/>
          <w:color w:val="ff0000"/>
          <w:u w:val="none"/>
        </w:rPr>
      </w:pPr>
      <w:ins w:author="Michael Keller" w:id="1" w:date="2024-11-12T18:47:12Z">
        <w:r w:rsidDel="00000000" w:rsidR="00000000" w:rsidRPr="00000000">
          <w:rPr>
            <w:color w:val="ff0000"/>
            <w:rtl w:val="0"/>
          </w:rPr>
          <w:t xml:space="preserve">Reminder that study domain is tropical moist and wet forests…1 sentence</w:t>
        </w:r>
      </w:ins>
    </w:p>
    <w:p w:rsidR="00000000" w:rsidDel="00000000" w:rsidP="00000000" w:rsidRDefault="00000000" w:rsidRPr="00000000" w14:paraId="00000188">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emphasize and clearly articulate the need and value of satellite remote sensing and using that effectively depends on integration</w:t>
      </w:r>
    </w:p>
    <w:p w:rsidR="00000000" w:rsidDel="00000000" w:rsidP="00000000" w:rsidRDefault="00000000" w:rsidRPr="00000000" w14:paraId="00000189">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overview of scaling approach - and preface modeling by emphasizing need for RS data model integration - included nested sampling design figure here - all candidate landscapes and one zoom in with an example of the coordinated ground, tower, drone, aircraft measurements - RGB panel + clustered map panel - landscape at confluence of multiple clusters?)</w:t>
      </w:r>
    </w:p>
    <w:p w:rsidR="00000000" w:rsidDel="00000000" w:rsidP="00000000" w:rsidRDefault="00000000" w:rsidRPr="00000000" w14:paraId="0000018A">
      <w:pPr>
        <w:numPr>
          <w:ilvl w:val="0"/>
          <w:numId w:val="16"/>
        </w:numPr>
        <w:spacing w:after="0" w:afterAutospacing="0" w:before="0" w:beforeAutospacing="0" w:lineRule="auto"/>
        <w:ind w:left="720" w:hanging="360"/>
        <w:rPr>
          <w:color w:val="ff0000"/>
          <w:u w:val="none"/>
        </w:rPr>
      </w:pPr>
      <w:r w:rsidDel="00000000" w:rsidR="00000000" w:rsidRPr="00000000">
        <w:rPr>
          <w:color w:val="ff0000"/>
          <w:rtl w:val="0"/>
        </w:rPr>
        <w:t xml:space="preserve">1 sentence on “</w:t>
      </w:r>
      <w:r w:rsidDel="00000000" w:rsidR="00000000" w:rsidRPr="00000000">
        <w:rPr>
          <w:rtl w:val="0"/>
        </w:rPr>
        <w:t xml:space="preserve">PANGEA stands on the shoulders of highly successful NASA field and airborne campaigns to Africa and South America”</w:t>
      </w:r>
      <w:r w:rsidDel="00000000" w:rsidR="00000000" w:rsidRPr="00000000">
        <w:rPr>
          <w:rtl w:val="0"/>
        </w:rPr>
      </w:r>
    </w:p>
    <w:p w:rsidR="00000000" w:rsidDel="00000000" w:rsidP="00000000" w:rsidRDefault="00000000" w:rsidRPr="00000000" w14:paraId="0000018B">
      <w:pPr>
        <w:numPr>
          <w:ilvl w:val="0"/>
          <w:numId w:val="16"/>
        </w:numPr>
        <w:spacing w:after="240" w:before="0" w:beforeAutospacing="0" w:lineRule="auto"/>
        <w:ind w:left="720" w:hanging="360"/>
        <w:rPr>
          <w:color w:val="ff0000"/>
          <w:u w:val="none"/>
        </w:rPr>
      </w:pPr>
      <w:r w:rsidDel="00000000" w:rsidR="00000000" w:rsidRPr="00000000">
        <w:rPr>
          <w:color w:val="ff0000"/>
          <w:rtl w:val="0"/>
        </w:rPr>
        <w:t xml:space="preserve">Specific example of the scaling of biodiversity - direct measures of veg diversity hyperspectral (EMIT, PACE, SBG, CHIME), and fusion (SWOT, structural diversity, ]</w:t>
      </w:r>
    </w:p>
    <w:p w:rsidR="00000000" w:rsidDel="00000000" w:rsidP="00000000" w:rsidRDefault="00000000" w:rsidRPr="00000000" w14:paraId="0000018C">
      <w:pPr>
        <w:rPr/>
      </w:pPr>
      <w:r w:rsidDel="00000000" w:rsidR="00000000" w:rsidRPr="00000000">
        <w:rPr>
          <w:rtl w:val="0"/>
        </w:rPr>
        <w:t xml:space="preserve">PANGEA stands on the shoulders of highly successful NASA field and airborne campaigns to Africa and South America, including SAFARI 2000, LBA, AfriSAR-1 and -2, BioSCape, and several Earth Venture Suborbital (EVS) programs.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D">
      <w:pPr>
        <w:pStyle w:val="Heading4"/>
        <w:rPr/>
      </w:pPr>
      <w:bookmarkStart w:colFirst="0" w:colLast="0" w:name="_7ipo55oabcn6" w:id="30"/>
      <w:bookmarkEnd w:id="30"/>
      <w:commentRangeStart w:id="123"/>
      <w:r w:rsidDel="00000000" w:rsidR="00000000" w:rsidRPr="00000000">
        <w:rPr>
          <w:rtl w:val="0"/>
        </w:rPr>
        <w:t xml:space="preserve">6.1.</w:t>
      </w:r>
      <w:r w:rsidDel="00000000" w:rsidR="00000000" w:rsidRPr="00000000">
        <w:rPr>
          <w:rtl w:val="0"/>
        </w:rPr>
        <w:t xml:space="preserve">1 PANGEA’s Science to Scale S</w:t>
      </w:r>
      <w:r w:rsidDel="00000000" w:rsidR="00000000" w:rsidRPr="00000000">
        <w:rPr>
          <w:rtl w:val="0"/>
        </w:rPr>
        <w:t xml:space="preserve">trategy</w:t>
      </w:r>
      <w:commentRangeEnd w:id="123"/>
      <w:r w:rsidDel="00000000" w:rsidR="00000000" w:rsidRPr="00000000">
        <w:commentReference w:id="123"/>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Scaling approaches were central to previous NASA TE field campaigns such as BOREAS, LBA, and ABoVE. However, scale mismatches still exist for desired retrievals from nearly all satellites over the tropics. For example, differences need reconciliation between the approximately 1 km footprint of tower-based eddy covariance fluxes and &gt;2 km resolution satellite retrievals of gross primary productivity, methane fluxes, and ecosystem respiration (</w:t>
      </w:r>
      <w:r w:rsidDel="00000000" w:rsidR="00000000" w:rsidRPr="00000000">
        <w:rPr>
          <w:color w:val="ff0000"/>
          <w:highlight w:val="yellow"/>
          <w:rtl w:val="0"/>
        </w:rPr>
        <w:t xml:space="preserve">REF</w:t>
      </w:r>
      <w:r w:rsidDel="00000000" w:rsidR="00000000" w:rsidRPr="00000000">
        <w:rPr>
          <w:rtl w:val="0"/>
        </w:rPr>
        <w:t xml:space="preserve">). Functional trait maps still require estimation using models calibrated to specific sites based on in situ leaf trait measurements (e.g., Chadwick &amp; Asner 2016). Calibration and validation data in the tropics are currently lacking to test the generalizability of existing algorithms. Similarly,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(Ordway et al., 2022).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Reconciling these scale mismatches requires collocated ground, tower, drone, aircraft, and satellite measurements in combination with advances in understanding of processes that underpin scaling theory. </w:t>
      </w:r>
    </w:p>
    <w:p w:rsidR="00000000" w:rsidDel="00000000" w:rsidP="00000000" w:rsidRDefault="00000000" w:rsidRPr="00000000" w14:paraId="0000018F">
      <w:pPr>
        <w:spacing w:after="240" w:before="240" w:lineRule="auto"/>
        <w:rPr/>
      </w:pPr>
      <w:r w:rsidDel="00000000" w:rsidR="00000000" w:rsidRPr="00000000">
        <w:rPr>
          <w:rtl w:val="0"/>
        </w:rPr>
        <w:t xml:space="preserve">The abundance of new satellite data can now be paired with new capabilities for data analysis.  We have a far greater ability to do numerically intensive analyses with cloud computing, advanced computational resources, and rapidly evolving machine learning and AI, in classification, regression, and prediction. The integration of AI with remote sensing data can be used in areas including land use classification, species distribution modeling, leaf-area index estimation, and weather forecasting (</w:t>
      </w:r>
      <w:r w:rsidDel="00000000" w:rsidR="00000000" w:rsidRPr="00000000">
        <w:rPr>
          <w:color w:val="ff0000"/>
          <w:highlight w:val="yellow"/>
          <w:rtl w:val="0"/>
        </w:rPr>
        <w:t xml:space="preserve">REFS</w:t>
      </w:r>
      <w:r w:rsidDel="00000000" w:rsidR="00000000" w:rsidRPr="00000000">
        <w:rPr>
          <w:rtl w:val="0"/>
        </w:rPr>
        <w:t xml:space="preserve">). PANGEA offers opportunities for numerical models that represent processes that mediate forest diversity and the interactions of structurally heterogeneous forests with climate, land use and biogeochemical cycles (</w:t>
      </w:r>
      <w:r w:rsidDel="00000000" w:rsidR="00000000" w:rsidRPr="00000000">
        <w:rPr>
          <w:color w:val="ff0000"/>
          <w:highlight w:val="yellow"/>
          <w:rtl w:val="0"/>
        </w:rPr>
        <w:t xml:space="preserve">REFS</w:t>
      </w:r>
      <w:r w:rsidDel="00000000" w:rsidR="00000000" w:rsidRPr="00000000">
        <w:rPr>
          <w:rtl w:val="0"/>
        </w:rPr>
        <w:t xml:space="preserve">). </w:t>
      </w:r>
    </w:p>
    <w:p w:rsidR="00000000" w:rsidDel="00000000" w:rsidP="00000000" w:rsidRDefault="00000000" w:rsidRPr="00000000" w14:paraId="00000190">
      <w:pPr>
        <w:spacing w:after="240" w:before="240" w:lineRule="auto"/>
        <w:rPr/>
      </w:pPr>
      <w:r w:rsidDel="00000000" w:rsidR="00000000" w:rsidRPr="00000000">
        <w:rPr>
          <w:rtl w:val="0"/>
        </w:rPr>
        <w:t xml:space="preserve">However, information gathered from satellites has important limitations over the tropics. Persistent cloud cover can be an important limitation for optical sensors in tropical forests (e.g., OCO-2/3). In addition, aspects of the enormous biodiversity of tropical forests may be studied from space, but it is unlikely that spaceborne observations will soon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1">
            <w:pPr>
              <w:jc w:val="center"/>
              <w:rPr>
                <w:b w:val="1"/>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w:t>
            </w:r>
          </w:p>
        </w:tc>
      </w:tr>
    </w:tbl>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To ensure processes are captured across a broad diversity of environmental conditions and multiple data sources—ground, tower, drone, and aircraft sensors, PANGEA field and airborne campaigns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PANGEA will also coordinate with existing scaling frameworks, facilitating the standardization of data collection methods. 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0">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1">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SPUN (Society for the Protection of Underground Networks) initiative, which has focused on mycorrhizal fungi sampling in historically under-sampled areas (</w:t>
      </w:r>
      <w:hyperlink r:id="rId62">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multi-layered approach to field, airborne, and satellite measurements will advance satellite monitoring and the capacity of next-generation models to simulate key processes and improve long-term ecosystem predictions.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4"/>
        <w:rPr/>
      </w:pPr>
      <w:bookmarkStart w:colFirst="0" w:colLast="0" w:name="_2vwj9dy3uahh" w:id="31"/>
      <w:bookmarkEnd w:id="31"/>
      <w:commentRangeStart w:id="124"/>
      <w:r w:rsidDel="00000000" w:rsidR="00000000" w:rsidRPr="00000000">
        <w:rPr>
          <w:rtl w:val="0"/>
        </w:rPr>
        <w:t xml:space="preserve">6.1.</w:t>
      </w:r>
      <w:r w:rsidDel="00000000" w:rsidR="00000000" w:rsidRPr="00000000">
        <w:rPr>
          <w:rtl w:val="0"/>
        </w:rPr>
        <w:t xml:space="preserve">2 Notional Project Timeline </w:t>
      </w:r>
      <w:commentRangeEnd w:id="124"/>
      <w:r w:rsidDel="00000000" w:rsidR="00000000" w:rsidRPr="00000000">
        <w:commentReference w:id="124"/>
      </w:r>
      <w:r w:rsidDel="00000000" w:rsidR="00000000" w:rsidRPr="00000000">
        <w:rPr>
          <w:rtl w:val="0"/>
        </w:rPr>
      </w:r>
    </w:p>
    <w:p w:rsidR="00000000" w:rsidDel="00000000" w:rsidP="00000000" w:rsidRDefault="00000000" w:rsidRPr="00000000" w14:paraId="00000198">
      <w:pPr>
        <w:rPr/>
      </w:pPr>
      <w:ins w:author="Michael Keller" w:id="2" w:date="2024-11-12T19:21:15Z">
        <w:r w:rsidDel="00000000" w:rsidR="00000000" w:rsidRPr="00000000">
          <w:rPr>
            <w:rtl w:val="0"/>
          </w:rPr>
          <w:t xml:space="preserve">@@</w:t>
        </w:r>
      </w:ins>
      <w:commentRangeStart w:id="125"/>
      <w:r w:rsidDel="00000000" w:rsidR="00000000" w:rsidRPr="00000000">
        <w:rPr>
          <w:color w:val="ff0000"/>
          <w:rtl w:val="0"/>
        </w:rPr>
        <w:t xml:space="preserve">[This is the notional PANGEA schedule. Upon selection, PANGEA leadership team will work with the Project Office to define the project schedule (described in </w:t>
      </w:r>
      <w:r w:rsidDel="00000000" w:rsidR="00000000" w:rsidRPr="00000000">
        <w:rPr>
          <w:i w:val="1"/>
          <w:color w:val="ff0000"/>
          <w:highlight w:val="yellow"/>
          <w:rtl w:val="0"/>
        </w:rPr>
        <w:t xml:space="preserve">Section 9.2</w:t>
      </w:r>
      <w:r w:rsidDel="00000000" w:rsidR="00000000" w:rsidRPr="00000000">
        <w:rPr>
          <w:color w:val="ff0000"/>
          <w:rtl w:val="0"/>
        </w:rPr>
        <w:t xml:space="preserve">)]</w:t>
      </w:r>
      <w:commentRangeEnd w:id="125"/>
      <w:r w:rsidDel="00000000" w:rsidR="00000000" w:rsidRPr="00000000">
        <w:commentReference w:id="125"/>
      </w:r>
      <w:r w:rsidDel="00000000" w:rsidR="00000000" w:rsidRPr="00000000">
        <w:rPr>
          <w:rtl w:val="0"/>
        </w:rPr>
        <w:t xml:space="preserve"> </w:t>
      </w:r>
      <w:r w:rsidDel="00000000" w:rsidR="00000000" w:rsidRPr="00000000">
        <w:rPr>
          <w:rtl w:val="0"/>
        </w:rPr>
        <w:t xml:space="preserve">To initiate PANGEA, </w:t>
      </w:r>
      <w:r w:rsidDel="00000000" w:rsidR="00000000" w:rsidRPr="00000000">
        <w:rPr>
          <w:rtl w:val="0"/>
        </w:rPr>
        <w:t xml:space="preserve">we will define our Concise Experiment Plan during a 1 to 2 year </w:t>
      </w:r>
      <w:r w:rsidDel="00000000" w:rsidR="00000000" w:rsidRPr="00000000">
        <w:rPr>
          <w:rtl w:val="0"/>
        </w:rPr>
        <w:t xml:space="preserve">Science</w:t>
      </w:r>
      <w:r w:rsidDel="00000000" w:rsidR="00000000" w:rsidRPr="00000000">
        <w:rPr>
          <w:rtl w:val="0"/>
        </w:rPr>
        <w:t xml:space="preserve"> Definition phase. T</w:t>
      </w:r>
      <w:r w:rsidDel="00000000" w:rsidR="00000000" w:rsidRPr="00000000">
        <w:rPr>
          <w:rtl w:val="0"/>
        </w:rPr>
        <w:t xml:space="preserve">his phase involves selecting priority landscapes, refining ground, airborne, and satellite measurement plans, defining analyses to address the campaign’s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call for proposals to recruit the PANGEA campaign Phase 1 interdisciplinary science team</w:t>
      </w:r>
      <w:r w:rsidDel="00000000" w:rsidR="00000000" w:rsidRPr="00000000">
        <w:rPr>
          <w:rtl w:val="0"/>
        </w:rPr>
        <w:t xml:space="preserve"> to provide deeper insights into tropical systems</w:t>
      </w:r>
      <w:r w:rsidDel="00000000" w:rsidR="00000000" w:rsidRPr="00000000">
        <w:rPr>
          <w:rtl w:val="0"/>
        </w:rPr>
        <w:t xml:space="preserve">.</w:t>
      </w:r>
      <w:r w:rsidDel="00000000" w:rsidR="00000000" w:rsidRPr="00000000">
        <w:rPr>
          <w:rtl w:val="0"/>
        </w:rPr>
        <w:t xml:space="preserve"> We expect NASA will solicit proposals for science team participation every three years.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Following the science definition phase and the selection of a </w:t>
      </w:r>
      <w:r w:rsidDel="00000000" w:rsidR="00000000" w:rsidRPr="00000000">
        <w:rPr>
          <w:rtl w:val="0"/>
        </w:rPr>
        <w:t xml:space="preserve">Phase</w:t>
      </w:r>
      <w:r w:rsidDel="00000000" w:rsidR="00000000" w:rsidRPr="00000000">
        <w:rPr>
          <w:rtl w:val="0"/>
        </w:rPr>
        <w:t xml:space="preserve"> 1 science team, the PANGEA project will be executed over 6 to 9 years. </w:t>
      </w:r>
      <w:r w:rsidDel="00000000" w:rsidR="00000000" w:rsidRPr="00000000">
        <w:rPr>
          <w:rtl w:val="0"/>
        </w:rPr>
        <w:t xml:space="preserve">The initial focus will be on establishing and augmenting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analysis of existing data will reveal the greatest sensitivities that will guide the implementation details and scientific emphases of campaign measurements.</w:t>
      </w:r>
      <w:r w:rsidDel="00000000" w:rsidR="00000000" w:rsidRPr="00000000">
        <w:rPr>
          <w:rtl w:val="0"/>
        </w:rPr>
        <w:t xml:space="preserve"> </w:t>
      </w:r>
      <w:r w:rsidDel="00000000" w:rsidR="00000000" w:rsidRPr="00000000">
        <w:rPr>
          <w:rtl w:val="0"/>
        </w:rPr>
        <w:t xml:space="preserve">Peak data acquisition would occur in Phase 2, which will happen during years 2-4 of a six-year project or years 2-7 of a nine-year project,</w:t>
      </w:r>
      <w:r w:rsidDel="00000000" w:rsidR="00000000" w:rsidRPr="00000000">
        <w:rPr>
          <w:rtl w:val="0"/>
        </w:rPr>
        <w:t xml:space="preserve"> ensuring that resources are spent on measurements with the highest scientific return. In Phase 3, which will take place during years 5–6 of a six-year project or years 8–9 of a nine-year campaign, field campaigns will be kept at minimum. At this phase, the focus of PANGEA will shift from data acquisition to synthesis and modeling studies that extensively use the data acquired during Phases 1 and 2 and that directly contribute to answering PANGEA’s scientific questions. Field and airborne remote sensing data, as well as derived data synthesis products and modeling results, will promptly be made available to the full team following NASA open science guidelines (</w:t>
      </w:r>
      <w:r w:rsidDel="00000000" w:rsidR="00000000" w:rsidRPr="00000000">
        <w:rPr>
          <w:i w:val="1"/>
          <w:highlight w:val="yellow"/>
          <w:rtl w:val="0"/>
        </w:rPr>
        <w:t xml:space="preserve">Section 7.4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B">
      <w:pPr>
        <w:pStyle w:val="Heading3"/>
        <w:rPr>
          <w:b w:val="1"/>
        </w:rPr>
      </w:pPr>
      <w:bookmarkStart w:colFirst="0" w:colLast="0" w:name="_kw1o5d63g5dw" w:id="32"/>
      <w:bookmarkEnd w:id="32"/>
      <w:r w:rsidDel="00000000" w:rsidR="00000000" w:rsidRPr="00000000">
        <w:rPr>
          <w:rtl w:val="0"/>
        </w:rPr>
        <w:t xml:space="preserve">6.2 Essential Scientific Components</w:t>
      </w:r>
      <w:r w:rsidDel="00000000" w:rsidR="00000000" w:rsidRPr="00000000">
        <w:rPr>
          <w:rtl w:val="0"/>
        </w:rPr>
      </w:r>
    </w:p>
    <w:p w:rsidR="00000000" w:rsidDel="00000000" w:rsidP="00000000" w:rsidRDefault="00000000" w:rsidRPr="00000000" w14:paraId="0000019C">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campaign spanning the two largest tropical forests in Africa and the Americas. </w:t>
      </w:r>
      <w:r w:rsidDel="00000000" w:rsidR="00000000" w:rsidRPr="00000000">
        <w:rPr>
          <w:rtl w:val="0"/>
        </w:rPr>
        <w:t xml:space="preserve">PANGEA leverages NASA’s history of successful field and airborne campaigns in the tropics (</w:t>
      </w:r>
      <w:commentRangeStart w:id="126"/>
      <w:r w:rsidDel="00000000" w:rsidR="00000000" w:rsidRPr="00000000">
        <w:rPr>
          <w:b w:val="1"/>
          <w:highlight w:val="yellow"/>
          <w:rtl w:val="0"/>
        </w:rPr>
        <w:t xml:space="preserve">Figure X</w:t>
      </w:r>
      <w:commentRangeEnd w:id="126"/>
      <w:r w:rsidDel="00000000" w:rsidR="00000000" w:rsidRPr="00000000">
        <w:commentReference w:id="126"/>
      </w:r>
      <w:r w:rsidDel="00000000" w:rsidR="00000000" w:rsidRPr="00000000">
        <w:rPr>
          <w:rtl w:val="0"/>
        </w:rPr>
        <w:t xml:space="preserve">)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shd w:fill="c9daf8" w:val="clear"/>
          <w:rtl w:val="0"/>
        </w:rPr>
        <w:t xml:space="preserve">Yang et al., 2021</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Achieving PANGEA’s objectives therefore requires flight campaigns that meet the measurement requirements described in </w:t>
      </w:r>
      <w:r w:rsidDel="00000000" w:rsidR="00000000" w:rsidRPr="00000000">
        <w:rPr>
          <w:i w:val="1"/>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commentRangeStart w:id="127"/>
      <w:r w:rsidDel="00000000" w:rsidR="00000000" w:rsidRPr="00000000">
        <w:rPr>
          <w:rtl w:val="0"/>
        </w:rPr>
        <w:t xml:space="preserve">eDNA, animal movement data</w:t>
      </w:r>
      <w:commentRangeEnd w:id="127"/>
      <w:r w:rsidDel="00000000" w:rsidR="00000000" w:rsidRPr="00000000">
        <w:commentReference w:id="127"/>
      </w:r>
      <w:r w:rsidDel="00000000" w:rsidR="00000000" w:rsidRPr="00000000">
        <w:rPr>
          <w:rtl w:val="0"/>
        </w:rPr>
        <w:t xml:space="preserve">, TEK, IEK, and LEK) with extensive satellite data providing a baseline for ongoing field and spaceborne measurements, and allowing comparison with past studies.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PANGEA will establish a network of centrally coordinated field and airborne campaigns that are distributed across targeted tropical forest ecosystems to fill data gaps and enable scaling between field and remotely sensed datasets, as well as regional and pan-tropical scale modeling. </w:t>
      </w:r>
    </w:p>
    <w:p w:rsidR="00000000" w:rsidDel="00000000" w:rsidP="00000000" w:rsidRDefault="00000000" w:rsidRPr="00000000" w14:paraId="0000019F">
      <w:pPr>
        <w:rPr>
          <w:b w:val="1"/>
        </w:rPr>
      </w:pPr>
      <w:r w:rsidDel="00000000" w:rsidR="00000000" w:rsidRPr="00000000">
        <w:rPr>
          <w:rtl w:val="0"/>
        </w:rPr>
      </w:r>
    </w:p>
    <w:tbl>
      <w:tblPr>
        <w:tblStyle w:val="Table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A0">
            <w:pPr>
              <w:jc w:val="center"/>
              <w:rPr>
                <w:b w:val="1"/>
              </w:rPr>
            </w:pPr>
            <w:commentRangeStart w:id="128"/>
            <w:r w:rsidDel="00000000" w:rsidR="00000000" w:rsidRPr="00000000">
              <w:rPr>
                <w:b w:val="1"/>
                <w:rtl w:val="0"/>
              </w:rPr>
              <w:t xml:space="preserve">PANGEA</w:t>
            </w:r>
            <w:commentRangeEnd w:id="128"/>
            <w:r w:rsidDel="00000000" w:rsidR="00000000" w:rsidRPr="00000000">
              <w:commentReference w:id="128"/>
            </w:r>
            <w:r w:rsidDel="00000000" w:rsidR="00000000" w:rsidRPr="00000000">
              <w:rPr>
                <w:b w:val="1"/>
                <w:rtl w:val="0"/>
              </w:rPr>
              <w:t xml:space="preserve">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p>
    <w:p w:rsidR="00000000" w:rsidDel="00000000" w:rsidP="00000000" w:rsidRDefault="00000000" w:rsidRPr="00000000" w14:paraId="000001A3">
      <w:pPr>
        <w:pStyle w:val="Heading4"/>
        <w:spacing w:after="240" w:before="240" w:lineRule="auto"/>
        <w:rPr/>
      </w:pPr>
      <w:bookmarkStart w:colFirst="0" w:colLast="0" w:name="_t9glepy2ttwu" w:id="33"/>
      <w:bookmarkEnd w:id="33"/>
      <w:r w:rsidDel="00000000" w:rsidR="00000000" w:rsidRPr="00000000">
        <w:rPr>
          <w:rtl w:val="0"/>
        </w:rPr>
        <w:t xml:space="preserve">6.2.1 Baseline, Threshold, and Descope Strategy</w:t>
      </w:r>
    </w:p>
    <w:p w:rsidR="00000000" w:rsidDel="00000000" w:rsidP="00000000" w:rsidRDefault="00000000" w:rsidRPr="00000000" w14:paraId="000001A4">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commentRangeStart w:id="129"/>
      <w:commentRangeStart w:id="130"/>
      <w:r w:rsidDel="00000000" w:rsidR="00000000" w:rsidRPr="00000000">
        <w:rPr>
          <w:rtl w:val="0"/>
        </w:rPr>
        <w:t xml:space="preserve"> we establish the following </w:t>
      </w:r>
      <w:commentRangeStart w:id="131"/>
      <w:r w:rsidDel="00000000" w:rsidR="00000000" w:rsidRPr="00000000">
        <w:rPr>
          <w:rtl w:val="0"/>
        </w:rPr>
        <w:t xml:space="preserve">requirements</w:t>
      </w:r>
      <w:commentRangeEnd w:id="131"/>
      <w:r w:rsidDel="00000000" w:rsidR="00000000" w:rsidRPr="00000000">
        <w:commentReference w:id="131"/>
      </w:r>
      <w:r w:rsidDel="00000000" w:rsidR="00000000" w:rsidRPr="00000000">
        <w:rPr>
          <w:rtl w:val="0"/>
        </w:rPr>
        <w:t xml:space="preserve">:</w:t>
      </w:r>
      <w:commentRangeEnd w:id="129"/>
      <w:r w:rsidDel="00000000" w:rsidR="00000000" w:rsidRPr="00000000">
        <w:commentReference w:id="129"/>
      </w:r>
      <w:commentRangeEnd w:id="130"/>
      <w:r w:rsidDel="00000000" w:rsidR="00000000" w:rsidRPr="00000000">
        <w:commentReference w:id="130"/>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18"/>
        </w:numPr>
        <w:spacing w:line="276" w:lineRule="auto"/>
        <w:ind w:left="720" w:hanging="360"/>
        <w:rPr/>
      </w:pPr>
      <w:r w:rsidDel="00000000" w:rsidR="00000000" w:rsidRPr="00000000">
        <w:rPr>
          <w:rtl w:val="0"/>
        </w:rPr>
        <w:t xml:space="preserve">Collect aircraft measurements via wall-to-wall flightline mosaics and sampling transects over a minimum of two priority landscapes in Africa and two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w:t>
      </w:r>
    </w:p>
    <w:p w:rsidR="00000000" w:rsidDel="00000000" w:rsidP="00000000" w:rsidRDefault="00000000" w:rsidRPr="00000000" w14:paraId="000001A8">
      <w:pPr>
        <w:numPr>
          <w:ilvl w:val="1"/>
          <w:numId w:val="18"/>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 sites during Phase 1 of PANGEA, with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A9">
      <w:pPr>
        <w:numPr>
          <w:ilvl w:val="1"/>
          <w:numId w:val="18"/>
        </w:numPr>
        <w:spacing w:after="0" w:afterAutospacing="0" w:before="0" w:beforeAutospacing="0" w:line="276" w:lineRule="auto"/>
        <w:ind w:left="1440" w:hanging="360"/>
        <w:rPr/>
      </w:pPr>
      <w:r w:rsidDel="00000000" w:rsidR="00000000" w:rsidRPr="00000000">
        <w:rPr>
          <w:rtl w:val="0"/>
        </w:rPr>
        <w:t xml:space="preserve">Airborne measurements will include one successful capture of the wet-to-dry transition and one successful capture of dry-to-wet transition at each landscape. Wet-to-dry and dry-to-wet captures can occur in different years on different continents. </w:t>
      </w:r>
    </w:p>
    <w:p w:rsidR="00000000" w:rsidDel="00000000" w:rsidP="00000000" w:rsidRDefault="00000000" w:rsidRPr="00000000" w14:paraId="000001AA">
      <w:pPr>
        <w:numPr>
          <w:ilvl w:val="1"/>
          <w:numId w:val="18"/>
        </w:numPr>
        <w:spacing w:after="0" w:afterAutospacing="0" w:before="0" w:beforeAutospacing="0" w:line="276" w:lineRule="auto"/>
        <w:ind w:left="1440" w:hanging="360"/>
        <w:rPr/>
      </w:pPr>
      <w:commentRangeStart w:id="132"/>
      <w:r w:rsidDel="00000000" w:rsidR="00000000" w:rsidRPr="00000000">
        <w:rPr>
          <w:b w:val="1"/>
          <w:rtl w:val="0"/>
        </w:rPr>
        <w:t xml:space="preserve">Note</w:t>
      </w:r>
      <w:commentRangeEnd w:id="132"/>
      <w:r w:rsidDel="00000000" w:rsidR="00000000" w:rsidRPr="00000000">
        <w:commentReference w:id="132"/>
      </w:r>
      <w:r w:rsidDel="00000000" w:rsidR="00000000" w:rsidRPr="00000000">
        <w:rPr>
          <w:b w:val="1"/>
          <w:rtl w:val="0"/>
        </w:rPr>
        <w:t xml:space="preserve">: </w:t>
      </w:r>
      <w:r w:rsidDel="00000000" w:rsidR="00000000" w:rsidRPr="00000000">
        <w:rPr>
          <w:color w:val="ff0000"/>
          <w:rtl w:val="0"/>
        </w:rPr>
        <w:t xml:space="preserve">A variability analysis (</w:t>
      </w:r>
      <w:r w:rsidDel="00000000" w:rsidR="00000000" w:rsidRPr="00000000">
        <w:rPr>
          <w:color w:val="ff0000"/>
          <w:highlight w:val="yellow"/>
          <w:rtl w:val="0"/>
        </w:rPr>
        <w:t xml:space="preserve">Figure X</w:t>
      </w:r>
      <w:r w:rsidDel="00000000" w:rsidR="00000000" w:rsidRPr="00000000">
        <w:rPr>
          <w:color w:val="ff0000"/>
          <w:rtl w:val="0"/>
        </w:rPr>
        <w:t xml:space="preserve">) will inform important endmembers to capture, and will contribute to landscape selection during the </w:t>
      </w:r>
      <w:r w:rsidDel="00000000" w:rsidR="00000000" w:rsidRPr="00000000">
        <w:rPr>
          <w:color w:val="ff0000"/>
          <w:rtl w:val="0"/>
        </w:rPr>
        <w:t xml:space="preserve">development of the Concise Experiment Plan.</w:t>
      </w:r>
      <w:r w:rsidDel="00000000" w:rsidR="00000000" w:rsidRPr="00000000">
        <w:rPr>
          <w:rtl w:val="0"/>
        </w:rPr>
      </w:r>
    </w:p>
    <w:p w:rsidR="00000000" w:rsidDel="00000000" w:rsidP="00000000" w:rsidRDefault="00000000" w:rsidRPr="00000000" w14:paraId="000001AB">
      <w:pPr>
        <w:numPr>
          <w:ilvl w:val="0"/>
          <w:numId w:val="18"/>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AC">
      <w:pPr>
        <w:numPr>
          <w:ilvl w:val="0"/>
          <w:numId w:val="18"/>
        </w:numPr>
        <w:spacing w:line="276" w:lineRule="auto"/>
        <w:ind w:left="720" w:hanging="360"/>
        <w:rPr/>
      </w:pPr>
      <w:r w:rsidDel="00000000" w:rsidR="00000000" w:rsidRPr="00000000">
        <w:rPr>
          <w:rtl w:val="0"/>
        </w:rPr>
        <w:t xml:space="preserve">Collect ongoing ground measurements at required temporal frequencies throughout the campaign (e.g., monthly drone- and ground-based tree mortality and phenology acquisitions, sub-hourly flux measurements).</w:t>
      </w:r>
    </w:p>
    <w:p w:rsidR="00000000" w:rsidDel="00000000" w:rsidP="00000000" w:rsidRDefault="00000000" w:rsidRPr="00000000" w14:paraId="000001AD">
      <w:pPr>
        <w:numPr>
          <w:ilvl w:val="0"/>
          <w:numId w:val="18"/>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AE">
      <w:pPr>
        <w:numPr>
          <w:ilvl w:val="0"/>
          <w:numId w:val="18"/>
        </w:numPr>
        <w:ind w:left="720" w:hanging="360"/>
        <w:rPr/>
      </w:pPr>
      <w:r w:rsidDel="00000000" w:rsidR="00000000" w:rsidRPr="00000000">
        <w:rPr>
          <w:rtl w:val="0"/>
        </w:rPr>
        <w:t xml:space="preserve">Evaluate the transferability of data synthesis products across the domain through cross-validation. </w:t>
      </w:r>
      <w:r w:rsidDel="00000000" w:rsidR="00000000" w:rsidRPr="00000000">
        <w:rPr>
          <w:rtl w:val="0"/>
        </w:rPr>
      </w:r>
    </w:p>
    <w:p w:rsidR="00000000" w:rsidDel="00000000" w:rsidP="00000000" w:rsidRDefault="00000000" w:rsidRPr="00000000" w14:paraId="000001AF">
      <w:pPr>
        <w:numPr>
          <w:ilvl w:val="0"/>
          <w:numId w:val="18"/>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B0">
      <w:pPr>
        <w:numPr>
          <w:ilvl w:val="0"/>
          <w:numId w:val="18"/>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B1">
      <w:pPr>
        <w:numPr>
          <w:ilvl w:val="0"/>
          <w:numId w:val="18"/>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2 American and 2 African tropical forest landscapes. The Threshold Investigation requires one successful airborne capture of the wet-to-dry transition and one successful airborne capture of the dry-to-wet transition at each landscape. </w:t>
      </w:r>
      <w:r w:rsidDel="00000000" w:rsidR="00000000" w:rsidRPr="00000000">
        <w:rPr>
          <w:color w:val="ff0000"/>
          <w:highlight w:val="yellow"/>
          <w:rtl w:val="0"/>
        </w:rPr>
        <w:t xml:space="preserve">Our investigation requirements drive our Measurement, Model, and Functional Requirements (see Tables AX &amp; AX).</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1B4">
      <w:pPr>
        <w:rPr>
          <w:color w:val="ff000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Our </w:t>
      </w:r>
      <w:r w:rsidDel="00000000" w:rsidR="00000000" w:rsidRPr="00000000">
        <w:rPr>
          <w:b w:val="1"/>
          <w:rtl w:val="0"/>
        </w:rPr>
        <w:t xml:space="preserve">Descope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w:t>
      </w:r>
    </w:p>
    <w:p w:rsidR="00000000" w:rsidDel="00000000" w:rsidP="00000000" w:rsidRDefault="00000000" w:rsidRPr="00000000" w14:paraId="000001B6">
      <w:pPr>
        <w:rPr/>
      </w:pPr>
      <w:r w:rsidDel="00000000" w:rsidR="00000000" w:rsidRPr="00000000">
        <w:rPr>
          <w:rtl w:val="0"/>
        </w:rPr>
        <w:t xml:space="preserve">Investigation will rely on existing data, planned missions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B7">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transitions (wet-to-dry and dry-to-wet, which will be defined for each landscape) and account for both within- and among-continental heterogeneity in a standardized way. Single airborne campaigns during these transition seasons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campaign,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B8">
      <w:pPr>
        <w:spacing w:after="240" w:before="240" w:lineRule="auto"/>
        <w:rPr>
          <w:color w:val="ff0000"/>
        </w:rPr>
        <w:sectPr>
          <w:type w:val="nextPage"/>
          <w:pgSz w:h="15840" w:w="12240" w:orient="portrait"/>
          <w:pgMar w:bottom="1440" w:top="1440" w:left="1530" w:right="1440" w:header="720" w:footer="720"/>
          <w:pgNumType w:start="1"/>
        </w:sect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See </w:t>
      </w:r>
      <w:r w:rsidDel="00000000" w:rsidR="00000000" w:rsidRPr="00000000">
        <w:rPr>
          <w:i w:val="1"/>
          <w:highlight w:val="yellow"/>
          <w:rtl w:val="0"/>
        </w:rPr>
        <w:t xml:space="preserve">Section for 6.3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6.2.4 Field Observations and Studies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1B9">
      <w:pPr>
        <w:spacing w:after="80" w:before="80" w:line="240" w:lineRule="auto"/>
        <w:rPr>
          <w:color w:val="ff0000"/>
          <w:sz w:val="2"/>
          <w:szCs w:val="2"/>
        </w:rPr>
      </w:pPr>
      <w:r w:rsidDel="00000000" w:rsidR="00000000" w:rsidRPr="00000000">
        <w:rPr>
          <w:rtl w:val="0"/>
        </w:rPr>
      </w:r>
    </w:p>
    <w:tbl>
      <w:tblPr>
        <w:tblStyle w:val="Table7"/>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960"/>
        <w:gridCol w:w="2640"/>
        <w:gridCol w:w="1740"/>
        <w:gridCol w:w="3345"/>
        <w:gridCol w:w="1905"/>
        <w:tblGridChange w:id="0">
          <w:tblGrid>
            <w:gridCol w:w="2280"/>
            <w:gridCol w:w="960"/>
            <w:gridCol w:w="2640"/>
            <w:gridCol w:w="1740"/>
            <w:gridCol w:w="3345"/>
            <w:gridCol w:w="1905"/>
          </w:tblGrid>
        </w:tblGridChange>
      </w:tblGrid>
      <w:tr>
        <w:trPr>
          <w:cantSplit w:val="0"/>
          <w:trHeight w:val="690" w:hRule="atLeast"/>
          <w:tblHeader w:val="0"/>
        </w:trPr>
        <w:tc>
          <w:tcPr>
            <w:gridSpan w:val="6"/>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spacing w:line="240" w:lineRule="auto"/>
              <w:rPr>
                <w:sz w:val="20"/>
                <w:szCs w:val="20"/>
              </w:rPr>
            </w:pPr>
            <w:commentRangeStart w:id="133"/>
            <w:r w:rsidDel="00000000" w:rsidR="00000000" w:rsidRPr="00000000">
              <w:rPr>
                <w:rFonts w:ascii="Avenir" w:cs="Avenir" w:eastAsia="Avenir" w:hAnsi="Avenir"/>
                <w:b w:val="1"/>
                <w:sz w:val="18"/>
                <w:szCs w:val="18"/>
                <w:rtl w:val="0"/>
              </w:rPr>
              <w:t xml:space="preserve">Table</w:t>
            </w:r>
            <w:commentRangeEnd w:id="133"/>
            <w:r w:rsidDel="00000000" w:rsidR="00000000" w:rsidRPr="00000000">
              <w:commentReference w:id="133"/>
            </w:r>
            <w:r w:rsidDel="00000000" w:rsidR="00000000" w:rsidRPr="00000000">
              <w:rPr>
                <w:rFonts w:ascii="Avenir" w:cs="Avenir" w:eastAsia="Avenir" w:hAnsi="Avenir"/>
                <w:b w:val="1"/>
                <w:sz w:val="18"/>
                <w:szCs w:val="18"/>
                <w:rtl w:val="0"/>
              </w:rPr>
              <w:t xml:space="preserve"> X. Description of ecological and geophysical variables relevant to this campaign,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 </w:t>
            </w:r>
            <w:r w:rsidDel="00000000" w:rsidR="00000000" w:rsidRPr="00000000">
              <w:rPr>
                <w:rtl w:val="0"/>
              </w:rPr>
            </w:r>
          </w:p>
        </w:tc>
      </w:tr>
      <w:tr>
        <w:trPr>
          <w:cantSplit w:val="0"/>
          <w:trHeight w:val="330"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40" w:lineRule="auto"/>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60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CB">
            <w:pPr>
              <w:widowControl w:val="0"/>
              <w:spacing w:line="240" w:lineRule="auto"/>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C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CD">
            <w:pPr>
              <w:widowControl w:val="0"/>
              <w:spacing w:line="240" w:lineRule="auto"/>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Ecosystem Fluxes</w:t>
            </w:r>
          </w:p>
          <w:p w:rsidR="00000000" w:rsidDel="00000000" w:rsidP="00000000" w:rsidRDefault="00000000" w:rsidRPr="00000000" w14:paraId="000001C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(GPP, ET, Ecosystem Respiration)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Q2, Q4-Q8, Q10, Q11, Q13-Q15, Q17, Q18, Q20, Q22, Q24-Q26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Infrared Spectroscopy, 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 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Atmospheric Exchange</w:t>
            </w:r>
          </w:p>
          <w:p w:rsidR="00000000" w:rsidDel="00000000" w:rsidP="00000000" w:rsidRDefault="00000000" w:rsidRPr="00000000" w14:paraId="000001D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 &amp; CH4 Fluxes, 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Q18, Q20, Q22, Q26</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 TCCON, COCCON, EM27/SUN Spectrometers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Airborne Eddy Covariance (AEC), 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MethaneSat, SBG*, Carbon-i*, CarbonMapper*, OCO-2/3, NASA GHG ESE*, Sentinel 5P/5*, FLEX*, CO2M*, GOSAT-2, GOSAT-GW*</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CARAFE, CFIS (SIF), DLR CoMet (CO2/CH4), UZH ARES, NEON AOP, GAO</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 &amp; Structure</w:t>
            </w:r>
          </w:p>
          <w:p w:rsidR="00000000" w:rsidDel="00000000" w:rsidP="00000000" w:rsidRDefault="00000000" w:rsidRPr="00000000" w14:paraId="000001DD">
            <w:pPr>
              <w:widowControl w:val="0"/>
              <w:spacing w:line="240" w:lineRule="auto"/>
              <w:jc w:val="center"/>
              <w:rPr>
                <w:rFonts w:ascii="Avenir" w:cs="Avenir" w:eastAsia="Avenir" w:hAnsi="Avenir"/>
                <w:sz w:val="20"/>
                <w:szCs w:val="20"/>
              </w:rPr>
            </w:pPr>
            <w:r w:rsidDel="00000000" w:rsidR="00000000" w:rsidRPr="00000000">
              <w:rPr>
                <w:rFonts w:ascii="Calibri" w:cs="Calibri" w:eastAsia="Calibri" w:hAnsi="Calibri"/>
                <w:rtl w:val="0"/>
              </w:rPr>
              <w:t xml:space="preserve">(Canopy Height, Vertical Height Heterogeneity, Gap Dynamics, 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Q4-Q13, Q15, Q17-Q22, Q25, Q27</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Forest inventory plot data, terrestrial laser scanning, 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GEDI, Icesat-2, MOLI*, EDGE*, Sentinel-1, NISAR*, BIOMASS*, Landsat, Sentinel-1/2, Planet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LVIS, UAVSAR, small-footprint lidar (aircraft), repeat drone RGB or Lidar</w:t>
            </w:r>
            <w:r w:rsidDel="00000000" w:rsidR="00000000" w:rsidRPr="00000000">
              <w:rPr>
                <w:rtl w:val="0"/>
              </w:rPr>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Diversity</w:t>
            </w:r>
          </w:p>
          <w:p w:rsidR="00000000" w:rsidDel="00000000" w:rsidP="00000000" w:rsidRDefault="00000000" w:rsidRPr="00000000" w14:paraId="000001E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(Spectral, Functional, Canopy Foliar Traits, Faunal, Phenology)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Q2, Q4-Q7, Q10-Q15, Q18, Q21, Q22,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Leaf-level spectra, taxonomic diversity; plant traits; IEK, TEK, LEK; camera traps; bioacoustic sensors; animal movement; eDNA; phenocams; long-term phenological observations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Lidar, Radar, Optical Radiometers (OR)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 &amp; 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 repeat drone RGB</w:t>
            </w:r>
            <w:r w:rsidDel="00000000" w:rsidR="00000000" w:rsidRPr="00000000">
              <w:rPr>
                <w:rtl w:val="0"/>
              </w:rPr>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Critical Thresholds</w:t>
            </w:r>
          </w:p>
          <w:p w:rsidR="00000000" w:rsidDel="00000000" w:rsidP="00000000" w:rsidRDefault="00000000" w:rsidRPr="00000000" w14:paraId="000001EB">
            <w:pPr>
              <w:widowControl w:val="0"/>
              <w:spacing w:line="240" w:lineRule="auto"/>
              <w:jc w:val="center"/>
              <w:rPr>
                <w:sz w:val="20"/>
                <w:szCs w:val="20"/>
              </w:rPr>
            </w:pPr>
            <w:r w:rsidDel="00000000" w:rsidR="00000000" w:rsidRPr="00000000">
              <w:rPr>
                <w:rFonts w:ascii="Calibri" w:cs="Calibri" w:eastAsia="Calibri" w:hAnsi="Calibri"/>
                <w:b w:val="1"/>
                <w:rtl w:val="0"/>
              </w:rPr>
              <w:t xml:space="preserve">(Water Stress, Thermal Stress)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Q12-Q19, Q22, Q24,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Soil moisture probes, Leaf water content, leaf/stem water potentials &amp; conductance, tower-based VOD (L-band GNSS), FLIR cameras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Microwave radar/radiometry, GNSS-R/Signals of Opportunity, Hyperspectral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AMSR-E, EMIT, SBG VSWIR &amp; TIR*,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Fonts w:ascii="Avenir" w:cs="Avenir" w:eastAsia="Avenir" w:hAnsi="Avenir"/>
                <w:sz w:val="20"/>
                <w:szCs w:val="20"/>
                <w:rtl w:val="0"/>
              </w:rPr>
              <w:t xml:space="preserve">, Landsat, ECOSTRESS,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AVIRIS-NG/3 + HyTES, MASTER, AirMOSS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Fire &amp; Aerosols</w:t>
            </w:r>
          </w:p>
          <w:p w:rsidR="00000000" w:rsidDel="00000000" w:rsidP="00000000" w:rsidRDefault="00000000" w:rsidRPr="00000000" w14:paraId="000001F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(Active Fire, Biomass Burning Aerosols)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Q3, Q4, Q6, Q7, Q9, Q12, Q13, Q19, Q20, Q23, Q27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 Fuel type, fuel density, aerosol measurements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Thermal, UV/Infrared, Photometers,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OMPS,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CALIPSO-CALIOP**,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8">
            <w:pPr>
              <w:widowControl w:val="0"/>
              <w:spacing w:line="240" w:lineRule="auto"/>
              <w:jc w:val="center"/>
              <w:rPr>
                <w:sz w:val="20"/>
                <w:szCs w:val="20"/>
              </w:rPr>
            </w:pPr>
            <w:r w:rsidDel="00000000" w:rsidR="00000000" w:rsidRPr="00000000">
              <w:rPr>
                <w:rFonts w:ascii="Calibri" w:cs="Calibri" w:eastAsia="Calibri" w:hAnsi="Calibri"/>
                <w:b w:val="1"/>
                <w:rtl w:val="0"/>
              </w:rPr>
              <w:t xml:space="preserve">Land-Use &amp; Land Cover &amp; Ecosystem Services: </w:t>
            </w:r>
            <w:r w:rsidDel="00000000" w:rsidR="00000000" w:rsidRPr="00000000">
              <w:rPr>
                <w:rFonts w:ascii="Avenir" w:cs="Avenir" w:eastAsia="Avenir" w:hAnsi="Avenir"/>
                <w:sz w:val="20"/>
                <w:szCs w:val="20"/>
                <w:rtl w:val="0"/>
              </w:rPr>
              <w:t xml:space="preserve">food, freshwater, medicine, spiritual and ceremonial practices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Q3, Q4, Q6, Q7, Q9, Q12-Q14, Q16, Q19-Q20, Q25, Q27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Agricultural activity, logging severity, fire practices, IEK, TEK, LEK, conservation management practices, cultural identifications, water quantity and quality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Hydro-Meteorology</w:t>
            </w:r>
          </w:p>
          <w:p w:rsidR="00000000" w:rsidDel="00000000" w:rsidP="00000000" w:rsidRDefault="00000000" w:rsidRPr="00000000" w14:paraId="000001F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(Surface Water, Groundwater, Atmospheric Moisture, VPD, Wind)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Q14, Q16-Q19, Q22, Q24, Q25, Q27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 well measurements, weather stations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Altimeter, Radar, Radiometer, Gravimetric, Microwave, Infrared Sounders, Imagers, Doppler wind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GRACE-FO, MC*, ATMS, GeoXO*, AOS*, </w:t>
            </w: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Radiosonde measurements</w:t>
            </w:r>
            <w:r w:rsidDel="00000000" w:rsidR="00000000" w:rsidRPr="00000000">
              <w:rPr>
                <w:rtl w:val="0"/>
              </w:rPr>
            </w:r>
          </w:p>
        </w:tc>
      </w:tr>
      <w:tr>
        <w:trPr>
          <w:cantSplit w:val="0"/>
          <w:trHeight w:val="79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Edaphic</w:t>
            </w:r>
          </w:p>
          <w:p w:rsidR="00000000" w:rsidDel="00000000" w:rsidP="00000000" w:rsidRDefault="00000000" w:rsidRPr="00000000" w14:paraId="00000206">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nutrients and texture, Topography, Geomorphology)</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Q8, Q19, Q21, Q22, Q24, Q25, Q27</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 Lidar, Radar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small-footprint lidar</w:t>
            </w:r>
            <w:r w:rsidDel="00000000" w:rsidR="00000000" w:rsidRPr="00000000">
              <w:rPr>
                <w:rtl w:val="0"/>
              </w:rPr>
            </w:r>
          </w:p>
        </w:tc>
      </w:tr>
      <w:tr>
        <w:trPr>
          <w:cantSplit w:val="0"/>
          <w:trHeight w:val="4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40" w:lineRule="auto"/>
              <w:jc w:val="center"/>
              <w:rPr>
                <w:sz w:val="20"/>
                <w:szCs w:val="20"/>
              </w:rPr>
            </w:pPr>
            <w:r w:rsidDel="00000000" w:rsidR="00000000" w:rsidRPr="00000000">
              <w:rPr>
                <w:rFonts w:ascii="Avenir" w:cs="Avenir" w:eastAsia="Avenir" w:hAnsi="Avenir"/>
                <w:i w:val="1"/>
                <w:sz w:val="18"/>
                <w:szCs w:val="18"/>
                <w:rtl w:val="0"/>
              </w:rPr>
              <w:t xml:space="preserve">Note: PANGEA will explore correlative relationships with remotely sensed variables, not direct measurements.</w:t>
            </w:r>
            <w:r w:rsidDel="00000000" w:rsidR="00000000" w:rsidRPr="00000000">
              <w:rPr>
                <w:rtl w:val="0"/>
              </w:rPr>
            </w:r>
          </w:p>
        </w:tc>
      </w:tr>
    </w:tbl>
    <w:p w:rsidR="00000000" w:rsidDel="00000000" w:rsidP="00000000" w:rsidRDefault="00000000" w:rsidRPr="00000000" w14:paraId="00000212">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3">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4">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15">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16">
      <w:pPr>
        <w:pStyle w:val="Heading4"/>
        <w:rPr/>
      </w:pPr>
      <w:bookmarkStart w:colFirst="0" w:colLast="0" w:name="_rt2hahfr5phm" w:id="34"/>
      <w:bookmarkEnd w:id="34"/>
      <w:r w:rsidDel="00000000" w:rsidR="00000000" w:rsidRPr="00000000">
        <w:rPr>
          <w:rtl w:val="0"/>
        </w:rPr>
        <w:t xml:space="preserve">6.2.2 Candidate Landscapes</w:t>
      </w:r>
    </w:p>
    <w:p w:rsidR="00000000" w:rsidDel="00000000" w:rsidP="00000000" w:rsidRDefault="00000000" w:rsidRPr="00000000" w14:paraId="00000217">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i w:val="1"/>
          <w:color w:val="ff0000"/>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during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tbl>
      <w:tblPr>
        <w:tblStyle w:val="Table8"/>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1635"/>
        <w:gridCol w:w="1260"/>
        <w:gridCol w:w="975"/>
        <w:gridCol w:w="855"/>
        <w:gridCol w:w="1530"/>
        <w:gridCol w:w="945"/>
        <w:gridCol w:w="1215"/>
        <w:tblGridChange w:id="0">
          <w:tblGrid>
            <w:gridCol w:w="330"/>
            <w:gridCol w:w="1635"/>
            <w:gridCol w:w="1260"/>
            <w:gridCol w:w="975"/>
            <w:gridCol w:w="855"/>
            <w:gridCol w:w="1530"/>
            <w:gridCol w:w="945"/>
            <w:gridCol w:w="1215"/>
          </w:tblGrid>
        </w:tblGridChange>
      </w:tblGrid>
      <w:tr>
        <w:trPr>
          <w:cantSplit w:val="0"/>
          <w:trHeight w:val="31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commentRangeStart w:id="134"/>
            <w:r w:rsidDel="00000000" w:rsidR="00000000" w:rsidRPr="00000000">
              <w:rPr>
                <w:b w:val="1"/>
                <w:rtl w:val="0"/>
              </w:rPr>
              <w:t xml:space="preserve">Table X:</w:t>
            </w:r>
            <w:commentRangeEnd w:id="134"/>
            <w:r w:rsidDel="00000000" w:rsidR="00000000" w:rsidRPr="00000000">
              <w:commentReference w:id="134"/>
            </w:r>
            <w:r w:rsidDel="00000000" w:rsidR="00000000" w:rsidRPr="00000000">
              <w:rPr>
                <w:b w:val="1"/>
                <w:rtl w:val="0"/>
              </w:rPr>
              <w:t xml:space="preserve"> </w:t>
            </w:r>
            <w:r w:rsidDel="00000000" w:rsidR="00000000" w:rsidRPr="00000000">
              <w:rPr>
                <w:rtl w:val="0"/>
              </w:rPr>
              <w:t xml:space="preserve">Candidate PANGEA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rtl w:val="0"/>
              </w:rPr>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24">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Landscape</w:t>
            </w:r>
          </w:p>
        </w:tc>
        <w:tc>
          <w:tcPr>
            <w:vMerge w:val="restart"/>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25">
            <w:pPr>
              <w:widowControl w:val="0"/>
              <w:jc w:val="center"/>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Country</w:t>
            </w:r>
          </w:p>
        </w:tc>
        <w:tc>
          <w:tcPr>
            <w:gridSpan w:val="5"/>
            <w:tcBorders>
              <w:top w:color="cccccc" w:space="0" w:sz="5" w:val="single"/>
              <w:left w:color="000000" w:space="0" w:sz="5" w:val="single"/>
              <w:bottom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rFonts w:ascii="Avenir" w:cs="Avenir" w:eastAsia="Avenir" w:hAnsi="Avenir"/>
                <w:b w:val="1"/>
                <w:sz w:val="20"/>
                <w:szCs w:val="20"/>
                <w:rtl w:val="0"/>
              </w:rPr>
              <w:t xml:space="preserve">Data Type</w:t>
            </w: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0"/>
                <w:szCs w:val="20"/>
              </w:rPr>
            </w:pPr>
            <w:r w:rsidDel="00000000" w:rsidR="00000000" w:rsidRPr="00000000">
              <w:rPr>
                <w:rFonts w:ascii="Avenir" w:cs="Avenir" w:eastAsia="Avenir" w:hAnsi="Avenir"/>
                <w:sz w:val="20"/>
                <w:szCs w:val="20"/>
                <w:rtl w:val="0"/>
              </w:rPr>
              <w:t xml:space="preserve">Dja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Fonts w:ascii="Avenir" w:cs="Avenir" w:eastAsia="Avenir" w:hAnsi="Avenir"/>
                <w:b w:val="1"/>
                <w:sz w:val="20"/>
                <w:szCs w:val="20"/>
                <w:rtl w:val="0"/>
              </w:rPr>
              <w:t xml:space="preserve">Ground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rFonts w:ascii="Avenir" w:cs="Avenir" w:eastAsia="Avenir" w:hAnsi="Avenir"/>
                <w:b w:val="1"/>
                <w:sz w:val="20"/>
                <w:szCs w:val="20"/>
                <w:rtl w:val="0"/>
              </w:rPr>
              <w:t xml:space="preserve">Tower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rFonts w:ascii="Avenir" w:cs="Avenir" w:eastAsia="Avenir" w:hAnsi="Avenir"/>
                <w:b w:val="1"/>
                <w:sz w:val="20"/>
                <w:szCs w:val="20"/>
                <w:rtl w:val="0"/>
              </w:rPr>
              <w:t xml:space="preserve">Socioeconomic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Fonts w:ascii="Avenir" w:cs="Avenir" w:eastAsia="Avenir" w:hAnsi="Avenir"/>
                <w:b w:val="1"/>
                <w:sz w:val="20"/>
                <w:szCs w:val="20"/>
                <w:rtl w:val="0"/>
              </w:rPr>
              <w:t xml:space="preserve">Drone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rFonts w:ascii="Avenir" w:cs="Avenir" w:eastAsia="Avenir" w:hAnsi="Avenir"/>
                <w:b w:val="1"/>
                <w:sz w:val="20"/>
                <w:szCs w:val="20"/>
                <w:rtl w:val="0"/>
              </w:rPr>
              <w:t xml:space="preserve">Aircraft</w:t>
            </w:r>
            <w:r w:rsidDel="00000000" w:rsidR="00000000" w:rsidRPr="00000000">
              <w:rPr>
                <w:rtl w:val="0"/>
              </w:rPr>
            </w:r>
          </w:p>
        </w:tc>
      </w:tr>
      <w:tr>
        <w:trPr>
          <w:cantSplit w:val="0"/>
          <w:trHeight w:val="315"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1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rFonts w:ascii="Avenir" w:cs="Avenir" w:eastAsia="Avenir" w:hAnsi="Avenir"/>
                <w:sz w:val="20"/>
                <w:szCs w:val="20"/>
                <w:rtl w:val="0"/>
              </w:rPr>
              <w:t xml:space="preserve">Dja Reserve</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20"/>
                <w:szCs w:val="20"/>
              </w:rPr>
            </w:pPr>
            <w:r w:rsidDel="00000000" w:rsidR="00000000" w:rsidRPr="00000000">
              <w:rPr>
                <w:color w:val="0000ff"/>
                <w:sz w:val="20"/>
                <w:szCs w:val="20"/>
                <w:rtl w:val="0"/>
              </w:rPr>
              <w:t xml:space="preserv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4">
            <w:pPr>
              <w:widowControl w:val="0"/>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4">
            <w:pPr>
              <w:widowControl w:val="0"/>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C">
            <w:pPr>
              <w:widowControl w:val="0"/>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4">
            <w:pPr>
              <w:widowControl w:val="0"/>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C">
            <w:pPr>
              <w:widowControl w:val="0"/>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widowControl w:val="0"/>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B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widowControl w:val="0"/>
              <w:rPr>
                <w:sz w:val="20"/>
                <w:szCs w:val="20"/>
              </w:rPr>
            </w:pPr>
            <w:r w:rsidDel="00000000" w:rsidR="00000000" w:rsidRPr="00000000">
              <w:rPr>
                <w:rtl w:val="0"/>
              </w:rPr>
            </w:r>
          </w:p>
        </w:tc>
      </w:tr>
      <w:tr>
        <w:trPr>
          <w:cantSplit w:val="0"/>
          <w:trHeight w:val="52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widowControl w:val="0"/>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cccccc" w:space="0" w:sz="5" w:val="single"/>
              <w:left w:color="000000" w:space="0" w:sz="5" w:val="single"/>
              <w:bottom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4">
            <w:pPr>
              <w:widowControl w:val="0"/>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C">
            <w:pPr>
              <w:widowControl w:val="0"/>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2">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4">
            <w:pPr>
              <w:widowControl w:val="0"/>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A">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C">
            <w:pPr>
              <w:widowControl w:val="0"/>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2">
            <w:pPr>
              <w:widowControl w:val="0"/>
              <w:rPr>
                <w:sz w:val="20"/>
                <w:szCs w:val="20"/>
              </w:rPr>
            </w:pPr>
            <w:r w:rsidDel="00000000" w:rsidR="00000000" w:rsidRPr="00000000">
              <w:rPr>
                <w:rtl w:val="0"/>
              </w:rPr>
            </w:r>
          </w:p>
        </w:tc>
      </w:tr>
      <w:tr>
        <w:trPr>
          <w:cantSplit w:val="0"/>
          <w:trHeight w:val="400" w:hRule="atLeast"/>
          <w:tblHeader w:val="0"/>
        </w:trPr>
        <w:tc>
          <w:tcPr>
            <w:gridSpan w:val="8"/>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F3">
            <w:pPr>
              <w:widowControl w:val="0"/>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r>
      <w:tr>
        <w:trPr>
          <w:cantSplit w:val="0"/>
          <w:trHeight w:val="400"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rPr>
                <w:sz w:val="20"/>
                <w:szCs w:val="20"/>
              </w:rPr>
            </w:pPr>
            <w:r w:rsidDel="00000000" w:rsidR="00000000" w:rsidRPr="00000000">
              <w:rPr>
                <w:rFonts w:ascii="Avenir" w:cs="Avenir" w:eastAsia="Avenir" w:hAnsi="Avenir"/>
                <w:color w:val="ff0000"/>
                <w:sz w:val="20"/>
                <w:szCs w:val="20"/>
                <w:rtl w:val="0"/>
              </w:rPr>
              <w:t xml:space="preserve">Amazónica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D">
            <w:pPr>
              <w:widowControl w:val="0"/>
              <w:jc w:val="center"/>
              <w:rPr>
                <w:rFonts w:ascii="Avenir" w:cs="Avenir" w:eastAsia="Avenir" w:hAnsi="Avenir"/>
                <w:color w:val="ff0000"/>
                <w:sz w:val="20"/>
                <w:szCs w:val="20"/>
              </w:rPr>
            </w:pPr>
            <w:commentRangeStart w:id="135"/>
            <w:commentRangeStart w:id="136"/>
            <w:r w:rsidDel="00000000" w:rsidR="00000000" w:rsidRPr="00000000">
              <w:rPr>
                <w:rFonts w:ascii="Avenir" w:cs="Avenir" w:eastAsia="Avenir" w:hAnsi="Avenir"/>
                <w:color w:val="ff0000"/>
                <w:sz w:val="20"/>
                <w:szCs w:val="20"/>
                <w:rtl w:val="0"/>
              </w:rPr>
              <w:t xml:space="preserve">Bolivia</w:t>
            </w:r>
            <w:commentRangeEnd w:id="135"/>
            <w:r w:rsidDel="00000000" w:rsidR="00000000" w:rsidRPr="00000000">
              <w:commentReference w:id="135"/>
            </w:r>
            <w:commentRangeEnd w:id="136"/>
            <w:r w:rsidDel="00000000" w:rsidR="00000000" w:rsidRPr="00000000">
              <w:commentReference w:id="136"/>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rPr>
                <w:sz w:val="20"/>
                <w:szCs w:val="20"/>
              </w:rPr>
            </w:pPr>
            <w:r w:rsidDel="00000000" w:rsidR="00000000" w:rsidRPr="00000000">
              <w:rPr>
                <w:rFonts w:ascii="Avenir" w:cs="Avenir" w:eastAsia="Avenir" w:hAnsi="Avenir"/>
                <w:color w:val="ff0000"/>
                <w:sz w:val="20"/>
                <w:szCs w:val="20"/>
                <w:rtl w:val="0"/>
              </w:rPr>
              <w:t xml:space="preserve">Vida Silvestre</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C">
            <w:pPr>
              <w:widowControl w:val="0"/>
              <w:rPr>
                <w:sz w:val="20"/>
                <w:szCs w:val="20"/>
              </w:rPr>
            </w:pPr>
            <w:r w:rsidDel="00000000" w:rsidR="00000000" w:rsidRPr="00000000">
              <w:rPr>
                <w:rFonts w:ascii="Avenir" w:cs="Avenir" w:eastAsia="Avenir" w:hAnsi="Avenir"/>
                <w:sz w:val="20"/>
                <w:szCs w:val="20"/>
                <w:rtl w:val="0"/>
              </w:rPr>
              <w:t xml:space="preserve">km 34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4">
            <w:pPr>
              <w:widowControl w:val="0"/>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1C">
            <w:pPr>
              <w:widowControl w:val="0"/>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French Guiana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2">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4">
            <w:pPr>
              <w:widowControl w:val="0"/>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A">
            <w:pPr>
              <w:widowControl w:val="0"/>
              <w:jc w:val="center"/>
              <w:rPr>
                <w:sz w:val="20"/>
                <w:szCs w:val="20"/>
              </w:rPr>
            </w:pPr>
            <w:r w:rsidDel="00000000" w:rsidR="00000000" w:rsidRPr="00000000">
              <w:rPr>
                <w:sz w:val="20"/>
                <w:szCs w:val="20"/>
                <w:rtl w:val="0"/>
              </w:rPr>
              <w:t xml:space="preserve">X</w:t>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2C">
            <w:pPr>
              <w:widowControl w:val="0"/>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32">
            <w:pPr>
              <w:widowControl w:val="0"/>
              <w:rPr>
                <w:sz w:val="20"/>
                <w:szCs w:val="20"/>
              </w:rPr>
            </w:pPr>
            <w:r w:rsidDel="00000000" w:rsidR="00000000" w:rsidRPr="00000000">
              <w:rPr>
                <w:rtl w:val="0"/>
              </w:rPr>
            </w:r>
          </w:p>
        </w:tc>
      </w:tr>
      <w:tr>
        <w:trPr>
          <w:cantSplit w:val="0"/>
          <w:trHeight w:val="40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4">
            <w:pPr>
              <w:widowControl w:val="0"/>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sz w:val="20"/>
                <w:szCs w:val="20"/>
                <w:rtl w:val="0"/>
              </w:rPr>
              <w:t xml:space="preserve">X (NASA)</w:t>
            </w:r>
          </w:p>
        </w:tc>
      </w:tr>
      <w:tr>
        <w:trPr>
          <w:cantSplit w:val="0"/>
          <w:trHeight w:val="72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C">
            <w:pPr>
              <w:widowControl w:val="0"/>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4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54">
            <w:pPr>
              <w:widowControl w:val="0"/>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C">
            <w:pPr>
              <w:widowControl w:val="0"/>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6D">
            <w:pPr>
              <w:widowControl w:val="0"/>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X (NASA)</w:t>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4">
            <w:pPr>
              <w:widowControl w:val="0"/>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5">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C">
            <w:pPr>
              <w:widowControl w:val="0"/>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X (NASA)*</w:t>
            </w:r>
          </w:p>
        </w:tc>
      </w:tr>
      <w:tr>
        <w:trPr>
          <w:cantSplit w:val="0"/>
          <w:trHeight w:val="75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4">
            <w:pPr>
              <w:widowControl w:val="0"/>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C">
            <w:pPr>
              <w:widowControl w:val="0"/>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8D">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4">
            <w:pPr>
              <w:widowControl w:val="0"/>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9C">
            <w:pPr>
              <w:widowControl w:val="0"/>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sz w:val="20"/>
                <w:szCs w:val="20"/>
              </w:rPr>
            </w:pPr>
            <w:r w:rsidDel="00000000" w:rsidR="00000000" w:rsidRPr="00000000">
              <w:rPr>
                <w:rtl w:val="0"/>
              </w:rPr>
            </w:r>
          </w:p>
        </w:tc>
      </w:tr>
      <w:tr>
        <w:trPr>
          <w:cantSplit w:val="0"/>
          <w:trHeight w:val="3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A4">
            <w:pPr>
              <w:widowControl w:val="0"/>
              <w:rPr>
                <w:sz w:val="20"/>
                <w:szCs w:val="20"/>
              </w:rPr>
            </w:pPr>
            <w:r w:rsidDel="00000000" w:rsidR="00000000" w:rsidRPr="00000000">
              <w:rPr>
                <w:rFonts w:ascii="Avenir" w:cs="Avenir" w:eastAsia="Avenir" w:hAnsi="Avenir"/>
                <w:sz w:val="20"/>
                <w:szCs w:val="20"/>
                <w:rtl w:val="0"/>
              </w:rPr>
              <w:t xml:space="preserve">Tambopata</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jc w:val="center"/>
              <w:rPr>
                <w:rFonts w:ascii="Avenir" w:cs="Avenir" w:eastAsia="Avenir" w:hAnsi="Aveni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X</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3AB">
      <w:pPr>
        <w:pStyle w:val="Heading4"/>
        <w:rPr/>
      </w:pPr>
      <w:bookmarkStart w:colFirst="0" w:colLast="0" w:name="_8hvwu2pr0zwb" w:id="35"/>
      <w:bookmarkEnd w:id="35"/>
      <w:r w:rsidDel="00000000" w:rsidR="00000000" w:rsidRPr="00000000">
        <w:rPr>
          <w:rtl w:val="0"/>
        </w:rPr>
        <w:t xml:space="preserve">6.2.3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color w:val="ff0000"/>
          <w:highlight w:val="yellow"/>
          <w:rtl w:val="0"/>
        </w:rPr>
        <w:t xml:space="preserve">Table 1</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In </w:t>
      </w:r>
      <w:r w:rsidDel="00000000" w:rsidR="00000000" w:rsidRPr="00000000">
        <w:rPr>
          <w:b w:val="1"/>
          <w:color w:val="ff0000"/>
          <w:highlight w:val="yellow"/>
          <w:rtl w:val="0"/>
        </w:rPr>
        <w:t xml:space="preserve">Table 2</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Campaign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tbl>
      <w:tblPr>
        <w:tblStyle w:val="Table9"/>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90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2">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3B4">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5">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3B7">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8">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3BA">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BD">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B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3BF">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0">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2">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4">
            <w:pPr>
              <w:widowControl w:val="0"/>
              <w:rPr>
                <w:sz w:val="20"/>
                <w:szCs w:val="20"/>
              </w:rPr>
            </w:pPr>
            <w:r w:rsidDel="00000000" w:rsidR="00000000" w:rsidRPr="00000000">
              <w:rPr>
                <w:rFonts w:ascii="Avenir" w:cs="Avenir" w:eastAsia="Avenir" w:hAnsi="Avenir"/>
                <w:sz w:val="20"/>
                <w:szCs w:val="20"/>
                <w:rtl w:val="0"/>
              </w:rPr>
              <w:t xml:space="preserve">VIIRS, 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3C6">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C7">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3C9">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3CA">
      <w:pPr>
        <w:pStyle w:val="Heading4"/>
        <w:rPr/>
      </w:pPr>
      <w:bookmarkStart w:colFirst="0" w:colLast="0" w:name="_tvm98o3pux72" w:id="36"/>
      <w:bookmarkEnd w:id="36"/>
      <w:r w:rsidDel="00000000" w:rsidR="00000000" w:rsidRPr="00000000">
        <w:rPr>
          <w:rtl w:val="0"/>
        </w:rPr>
        <w:t xml:space="preserve">6</w:t>
      </w:r>
      <w:r w:rsidDel="00000000" w:rsidR="00000000" w:rsidRPr="00000000">
        <w:rPr>
          <w:rtl w:val="0"/>
        </w:rPr>
        <w:t xml:space="preserve">.2.4 </w:t>
      </w:r>
      <w:commentRangeStart w:id="137"/>
      <w:r w:rsidDel="00000000" w:rsidR="00000000" w:rsidRPr="00000000">
        <w:rPr>
          <w:rtl w:val="0"/>
        </w:rPr>
        <w:t xml:space="preserve">Airborne</w:t>
      </w:r>
      <w:commentRangeEnd w:id="137"/>
      <w:r w:rsidDel="00000000" w:rsidR="00000000" w:rsidRPr="00000000">
        <w:commentReference w:id="137"/>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PANGEA airborne observations will include instrumented aircraft and drones, and flight plans will be co-designed with local partners. All requests for country clearances and flight permissions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1</w:t>
      </w:r>
      <w:r w:rsidDel="00000000" w:rsidR="00000000" w:rsidRPr="00000000">
        <w:rPr>
          <w:rtl w:val="0"/>
        </w:rPr>
        <w:t xml:space="preserve">). When using a NASA aircraft or NASA-contracted aircraft, all appropriate airworthiness processes and flight approval and releases will be coordinated at the PANGEA project level with the appropriate centers, NASA HQ and JPL. Exact sensors and aircraft will be determined during the development of the Concise Experiment Plan. </w:t>
      </w:r>
    </w:p>
    <w:p w:rsidR="00000000" w:rsidDel="00000000" w:rsidP="00000000" w:rsidRDefault="00000000" w:rsidRPr="00000000" w14:paraId="000003CC">
      <w:pPr>
        <w:rPr/>
      </w:pPr>
      <w:r w:rsidDel="00000000" w:rsidR="00000000" w:rsidRPr="00000000">
        <w:rPr>
          <w:rtl w:val="0"/>
        </w:rPr>
      </w:r>
    </w:p>
    <w:tbl>
      <w:tblPr>
        <w:tblStyle w:val="Table1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CD">
            <w:pPr>
              <w:rPr>
                <w:b w:val="1"/>
              </w:rPr>
            </w:pPr>
            <w:r w:rsidDel="00000000" w:rsidR="00000000" w:rsidRPr="00000000">
              <w:rPr>
                <w:b w:val="1"/>
                <w:rtl w:val="0"/>
              </w:rPr>
              <w:t xml:space="preserve">Box 1.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3CE">
            <w:pPr>
              <w:spacing w:before="120" w:lineRule="auto"/>
              <w:rPr>
                <w:color w:val="ff0000"/>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commentRangeStart w:id="138"/>
            <w:r w:rsidDel="00000000" w:rsidR="00000000" w:rsidRPr="00000000">
              <w:rPr>
                <w:rtl w:val="0"/>
              </w:rPr>
              <w:t xml:space="preserve">The PANGEA Science Team will also consult with NASA, the State Department, USFS and USAID to identify and pursue synergies between PANGEA activities and U.S. diplomatic objectives, including scientific cooperation and country-to-country ties.</w:t>
            </w:r>
            <w:commentRangeEnd w:id="138"/>
            <w:r w:rsidDel="00000000" w:rsidR="00000000" w:rsidRPr="00000000">
              <w:commentReference w:id="138"/>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program. </w:t>
            </w:r>
            <w:r w:rsidDel="00000000" w:rsidR="00000000" w:rsidRPr="00000000">
              <w:rPr>
                <w:rtl w:val="0"/>
              </w:rPr>
            </w:r>
          </w:p>
          <w:p w:rsidR="00000000" w:rsidDel="00000000" w:rsidP="00000000" w:rsidRDefault="00000000" w:rsidRPr="00000000" w14:paraId="000003CF">
            <w:pPr>
              <w:numPr>
                <w:ilvl w:val="0"/>
                <w:numId w:val="17"/>
              </w:numPr>
              <w:spacing w:before="240" w:lineRule="auto"/>
              <w:ind w:left="720" w:hanging="360"/>
              <w:rPr>
                <w:color w:val="ff0000"/>
                <w:sz w:val="21"/>
                <w:szCs w:val="21"/>
              </w:rPr>
            </w:pPr>
            <w:r w:rsidDel="00000000" w:rsidR="00000000" w:rsidRPr="00000000">
              <w:rPr>
                <w:color w:val="ff0000"/>
                <w:sz w:val="21"/>
                <w:szCs w:val="21"/>
                <w:rtl w:val="0"/>
              </w:rPr>
              <w:t xml:space="preserve">In order to fully engage international partnerships all PANGEA documents are</w:t>
            </w:r>
            <w:hyperlink r:id="rId63">
              <w:r w:rsidDel="00000000" w:rsidR="00000000" w:rsidRPr="00000000">
                <w:rPr>
                  <w:color w:val="ff0000"/>
                  <w:sz w:val="21"/>
                  <w:szCs w:val="21"/>
                  <w:u w:val="single"/>
                  <w:rtl w:val="0"/>
                </w:rPr>
                <w:t xml:space="preserve"> being co-written in multiple languages can be found here</w:t>
              </w:r>
            </w:hyperlink>
            <w:r w:rsidDel="00000000" w:rsidR="00000000" w:rsidRPr="00000000">
              <w:rPr>
                <w:color w:val="ff0000"/>
                <w:sz w:val="21"/>
                <w:szCs w:val="21"/>
                <w:u w:val="single"/>
                <w:rtl w:val="0"/>
              </w:rPr>
              <w:t xml:space="preserve"> on this hyperlink.  </w:t>
            </w:r>
            <w:r w:rsidDel="00000000" w:rsidR="00000000" w:rsidRPr="00000000">
              <w:rPr>
                <w:rtl w:val="0"/>
              </w:rPr>
            </w:r>
          </w:p>
        </w:tc>
      </w:tr>
    </w:tbl>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(Biodiversity Survey of the CapeBiodiversity Survey of the Cape) campaign flew two NASA aircraft integrated with four airborne remote sensing instruments, acquiring contemporaneous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Latin America. In 2023, NASA JPL had a successful campaign in Latin America with AVIRIS-NG collecting remote sensing data with a NASA contracted aircraft over Chile, Colombia, and Ecuador for methane point source measurements in coordination with each country.  The AVIRIS, UAVSAR, and LVIS programs have decades of experience flying campaigns in Latin America, including for example UAVSAR flights in Colombia, Ecuador, Peru, and French Guiana, AVIRIS flights in Colombia, Ecuador, and Chile, and planned AVIRIS flights in Panama and Costa Rica. Likewise, NASA’s LVIS facility conducted a field campaign over French Guiana in July and August 2021 to provide calibration data for GEDI. All of these aforementioned campaigns represent decades of experience of NASA HQ and the centers (including JPL) working together with university and international collaborators to successfully acquire airborne remote sensing and in-situ data during global field campaigns. </w:t>
      </w:r>
    </w:p>
    <w:p w:rsidR="00000000" w:rsidDel="00000000" w:rsidP="00000000" w:rsidRDefault="00000000" w:rsidRPr="00000000" w14:paraId="000003D4">
      <w:pPr>
        <w:rPr>
          <w:b w:val="1"/>
        </w:rPr>
      </w:pPr>
      <w:r w:rsidDel="00000000" w:rsidR="00000000" w:rsidRPr="00000000">
        <w:rPr>
          <w:rtl w:val="0"/>
        </w:rPr>
      </w:r>
    </w:p>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5">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the international campaigns described above.  </w:t>
            </w:r>
          </w:p>
        </w:tc>
      </w:tr>
    </w:tbl>
    <w:p w:rsidR="00000000" w:rsidDel="00000000" w:rsidP="00000000" w:rsidRDefault="00000000" w:rsidRPr="00000000" w14:paraId="000003D6">
      <w:pPr>
        <w:rPr>
          <w:b w:val="1"/>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sensors from the AVIRIS program often fly both domestically and internationally on a Dynamic Aviation aircraft. The EVS Oceans Melting Greenland (OMG), Delta-X and Coral Reef Airborne Laboratory (CORAL) programs all successfully deployed NASA JPL contracted aircraft with JPL instruments and team members. Commercial data-buys will also greatly expand airborne capabilities. For example, </w:t>
      </w:r>
      <w:commentRangeStart w:id="139"/>
      <w:r w:rsidDel="00000000" w:rsidR="00000000" w:rsidRPr="00000000">
        <w:rPr>
          <w:rtl w:val="0"/>
        </w:rPr>
        <w:t xml:space="preserve">US-funded commercial lidar transects</w:t>
      </w:r>
      <w:commentRangeEnd w:id="139"/>
      <w:r w:rsidDel="00000000" w:rsidR="00000000" w:rsidRPr="00000000">
        <w:commentReference w:id="139"/>
      </w:r>
      <w:r w:rsidDel="00000000" w:rsidR="00000000" w:rsidRPr="00000000">
        <w:rPr>
          <w:rtl w:val="0"/>
        </w:rPr>
        <w:t xml:space="preserve">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will collect airborne fluorescence, methane, and in-situ measurements, as well as possible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Many current PANGEA team members are working closely with the INPE, ESA, DLR and CNES teams. PANGEA stands to greatly benefit from and contribute to these types of international collaborations.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Some PANGEA measurements will require coordinated field </w:t>
      </w:r>
      <w:r w:rsidDel="00000000" w:rsidR="00000000" w:rsidRPr="00000000">
        <w:rPr>
          <w:rtl w:val="0"/>
        </w:rPr>
        <w:t xml:space="preserve">observations</w:t>
      </w:r>
      <w:r w:rsidDel="00000000" w:rsidR="00000000" w:rsidRPr="00000000">
        <w:rPr>
          <w:rtl w:val="0"/>
        </w:rPr>
        <w:t xml:space="preserve"> and airborne observations. This will require advance planning of field observations and clear, reliable methods of communication between the flight and field teams, and plans that builds in timing flexibility. In preparation for and during the campaign, PANGEA will rely on near-real time quicklooks and flight tracking tools, which will optimize airborne data collection and facilitate better field match-ups and will also increase transparency, as used in BioSCape (</w:t>
      </w:r>
      <w:r w:rsidDel="00000000" w:rsidR="00000000" w:rsidRPr="00000000">
        <w:rPr>
          <w:shd w:fill="c9daf8" w:val="clear"/>
          <w:rtl w:val="0"/>
        </w:rPr>
        <w:t xml:space="preserve">Cardoso et al., 2024</w:t>
      </w:r>
      <w:r w:rsidDel="00000000" w:rsidR="00000000" w:rsidRPr="00000000">
        <w:rPr>
          <w:rtl w:val="0"/>
        </w:rPr>
        <w:t xml:space="preserve">). </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b w:val="1"/>
          <w:rtl w:val="0"/>
        </w:rPr>
        <w:t xml:space="preserve">Requirements to support inclusive international collaboration: </w:t>
      </w:r>
      <w:r w:rsidDel="00000000" w:rsidR="00000000" w:rsidRPr="00000000">
        <w:rPr>
          <w:rtl w:val="0"/>
        </w:rPr>
        <w:t xml:space="preserve">Throughout the duration of field campaigns, PANGEA will prioritize transparency and accessibility for the community. Final flight decisions will ultimately be made by the PANGEA leadership together with the aircraft and instrument teams, but the lead-up to these decisions will be participatory and open to a broader community. </w:t>
      </w:r>
      <w:commentRangeStart w:id="140"/>
      <w:r w:rsidDel="00000000" w:rsidR="00000000" w:rsidRPr="00000000">
        <w:rPr>
          <w:highlight w:val="yellow"/>
          <w:rtl w:val="0"/>
        </w:rPr>
        <w:t xml:space="preserve">Borrowing from BioSCape’s success in this regard, PANGEA will work to implement a transparent prioritization scheme for science team regions of interest, and will solicit feedback on the prioritization scheme in advance of the airborne campaign through town halls, workshops, bilateral meetings, and surveys. </w:t>
      </w:r>
      <w:commentRangeEnd w:id="140"/>
      <w:r w:rsidDel="00000000" w:rsidR="00000000" w:rsidRPr="00000000">
        <w:commentReference w:id="140"/>
      </w:r>
      <w:r w:rsidDel="00000000" w:rsidR="00000000" w:rsidRPr="00000000">
        <w:rPr>
          <w:rtl w:val="0"/>
        </w:rPr>
        <w:t xml:space="preserve">PANGEA will also share preliminary flight plans in advance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3E0">
      <w:pPr>
        <w:pStyle w:val="Heading4"/>
        <w:rPr/>
      </w:pPr>
      <w:bookmarkStart w:colFirst="0" w:colLast="0" w:name="_7locis78pd28" w:id="37"/>
      <w:bookmarkEnd w:id="37"/>
      <w:r w:rsidDel="00000000" w:rsidR="00000000" w:rsidRPr="00000000">
        <w:rPr>
          <w:rtl w:val="0"/>
        </w:rPr>
        <w:t xml:space="preserve">6.2.5 Field Observations and Studies</w:t>
      </w: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141"/>
      <w:r w:rsidDel="00000000" w:rsidR="00000000" w:rsidRPr="00000000">
        <w:rPr>
          <w:b w:val="1"/>
          <w:highlight w:val="yellow"/>
          <w:rtl w:val="0"/>
        </w:rPr>
        <w:t xml:space="preserve">Table X</w:t>
      </w:r>
      <w:commentRangeEnd w:id="141"/>
      <w:r w:rsidDel="00000000" w:rsidR="00000000" w:rsidRPr="00000000">
        <w:commentReference w:id="141"/>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3E2">
      <w:pPr>
        <w:numPr>
          <w:ilvl w:val="0"/>
          <w:numId w:val="15"/>
        </w:numPr>
        <w:spacing w:after="120" w:before="120" w:lineRule="auto"/>
        <w:ind w:left="720" w:hanging="360"/>
        <w:rPr>
          <w:color w:val="000000"/>
          <w:sz w:val="22"/>
          <w:szCs w:val="22"/>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3E3">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dendrometer and sap flux measurements, camera trap and bioacoustics data. Similar to biological sampling, these observations are important for developing and understanding processes and validating remote measurements.  </w:t>
      </w:r>
    </w:p>
    <w:p w:rsidR="00000000" w:rsidDel="00000000" w:rsidP="00000000" w:rsidRDefault="00000000" w:rsidRPr="00000000" w14:paraId="000003E4">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Flux and Meteorological Data </w:t>
      </w:r>
      <w:r w:rsidDel="00000000" w:rsidR="00000000" w:rsidRPr="00000000">
        <w:rPr>
          <w:rtl w:val="0"/>
        </w:rPr>
        <w:t xml:space="preserve">include all data collected at a flux-tower or weather station, including carbon, water, and energy fluxes, air temperature, soil temperature, soil volumetric water content, relative humidity, and precipitation. The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p>
    <w:p w:rsidR="00000000" w:rsidDel="00000000" w:rsidP="00000000" w:rsidRDefault="00000000" w:rsidRPr="00000000" w14:paraId="000003E5">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Tower-based Proximal Remote Sensing </w:t>
      </w:r>
      <w:r w:rsidDel="00000000" w:rsidR="00000000" w:rsidRPr="00000000">
        <w:rPr>
          <w:rtl w:val="0"/>
        </w:rPr>
        <w:t xml:space="preserve">includes all data that can be observed from platforms mounted on towers. These measurements will supplement drone and aircraft remote sensing measurements to 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3E6">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Drone-based Proximal Remote Sensing</w:t>
      </w:r>
      <w:r w:rsidDel="00000000" w:rsidR="00000000" w:rsidRPr="00000000">
        <w:rPr>
          <w:rtl w:val="0"/>
        </w:rPr>
        <w:t xml:space="preserve"> includes 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E7">
      <w:pPr>
        <w:rPr/>
      </w:pPr>
      <w:r w:rsidDel="00000000" w:rsidR="00000000" w:rsidRPr="00000000">
        <w:rPr>
          <w:rtl w:val="0"/>
        </w:rPr>
        <w:t xml:space="preserve">Several factors may restrict or limit field observations in the tropics. First, access to dense, difficult-to-navigate terrain and remote areas may 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the tropics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w:t>
      </w:r>
      <w:r w:rsidDel="00000000" w:rsidR="00000000" w:rsidRPr="00000000">
        <w:rPr>
          <w:highlight w:val="yellow"/>
          <w:rtl w:val="0"/>
        </w:rPr>
        <w:t xml:space="preserve">Table X</w:t>
      </w:r>
      <w:r w:rsidDel="00000000" w:rsidR="00000000" w:rsidRPr="00000000">
        <w:rPr>
          <w:rtl w:val="0"/>
        </w:rPr>
        <w:t xml:space="preserve">). Partners have been engaged in the scoping process and will be involved throughout PANGEA,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r w:rsidDel="00000000" w:rsidR="00000000" w:rsidRPr="00000000">
        <w:rPr>
          <w:rtl w:val="0"/>
        </w:rPr>
        <w:t xml:space="preserve">PANGEA plans to build upon relationships with all of these partners to address the campaign’s Science Objectives. We note in particular that f</w:t>
      </w:r>
      <w:r w:rsidDel="00000000" w:rsidR="00000000" w:rsidRPr="00000000">
        <w:rPr>
          <w:rtl w:val="0"/>
        </w:rPr>
        <w:t xml:space="preserve">lux sites, such as those in the 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tbl>
      <w:tblPr>
        <w:tblStyle w:val="Table12"/>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ED">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EE">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ForestGEO, GEM, RAINFOR)</w:t>
            </w:r>
          </w:p>
          <w:p w:rsidR="00000000" w:rsidDel="00000000" w:rsidP="00000000" w:rsidRDefault="00000000" w:rsidRPr="00000000" w14:paraId="000003F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3F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3">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3F5">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6">
            <w:pPr>
              <w:widowControl w:val="0"/>
              <w:rPr>
                <w:sz w:val="20"/>
                <w:szCs w:val="20"/>
              </w:rPr>
            </w:pPr>
            <w:r w:rsidDel="00000000" w:rsidR="00000000" w:rsidRPr="00000000">
              <w:rPr>
                <w:rFonts w:ascii="Avenir" w:cs="Avenir" w:eastAsia="Avenir" w:hAnsi="Avenir"/>
                <w:sz w:val="20"/>
                <w:szCs w:val="20"/>
                <w:rtl w:val="0"/>
              </w:rPr>
              <w:t xml:space="preserve">Amazon Tall Tower Observatory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3F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3F9">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A">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3F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3FD">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FE">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40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2">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40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405">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6">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Ameriflux, ICOS)</w:t>
            </w:r>
          </w:p>
          <w:p w:rsidR="00000000" w:rsidDel="00000000" w:rsidP="00000000" w:rsidRDefault="00000000" w:rsidRPr="00000000" w14:paraId="00000408">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40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40C">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0D">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40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41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1">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413">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4">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41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417">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41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41A">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41B">
      <w:pPr>
        <w:pStyle w:val="Heading3"/>
        <w:rPr/>
      </w:pPr>
      <w:bookmarkStart w:colFirst="0" w:colLast="0" w:name="_f11ajoxckysx" w:id="38"/>
      <w:bookmarkEnd w:id="38"/>
      <w:r w:rsidDel="00000000" w:rsidR="00000000" w:rsidRPr="00000000">
        <w:rPr>
          <w:rtl w:val="0"/>
        </w:rPr>
        <w:t xml:space="preserve">6</w:t>
      </w:r>
      <w:r w:rsidDel="00000000" w:rsidR="00000000" w:rsidRPr="00000000">
        <w:rPr>
          <w:rtl w:val="0"/>
        </w:rPr>
        <w:t xml:space="preserve">.4 Modeling, Data Synthesis, and Integrative Analyses</w:t>
      </w:r>
      <w:r w:rsidDel="00000000" w:rsidR="00000000" w:rsidRPr="00000000">
        <w:rPr>
          <w:rtl w:val="0"/>
        </w:rPr>
      </w:r>
    </w:p>
    <w:p w:rsidR="00000000" w:rsidDel="00000000" w:rsidP="00000000" w:rsidRDefault="00000000" w:rsidRPr="00000000" w14:paraId="0000041C">
      <w:pPr>
        <w:pStyle w:val="Heading4"/>
        <w:rPr/>
      </w:pPr>
      <w:bookmarkStart w:colFirst="0" w:colLast="0" w:name="_6l7aghp2o9mp" w:id="39"/>
      <w:bookmarkEnd w:id="39"/>
      <w:r w:rsidDel="00000000" w:rsidR="00000000" w:rsidRPr="00000000">
        <w:rPr>
          <w:rtl w:val="0"/>
        </w:rPr>
        <w:t xml:space="preserve">6.4.1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Modeling and data syntheses are fundamental components of PANGEA. </w:t>
      </w:r>
      <w:r w:rsidDel="00000000" w:rsidR="00000000" w:rsidRPr="00000000">
        <w:rPr>
          <w:rtl w:val="0"/>
        </w:rPr>
        <w:t xml:space="preserve">The goals are to</w:t>
      </w:r>
      <w:r w:rsidDel="00000000" w:rsidR="00000000" w:rsidRPr="00000000">
        <w:rPr>
          <w:rtl w:val="0"/>
        </w:rPr>
        <w:t xml:space="preserve">: </w:t>
      </w:r>
    </w:p>
    <w:p w:rsidR="00000000" w:rsidDel="00000000" w:rsidP="00000000" w:rsidRDefault="00000000" w:rsidRPr="00000000" w14:paraId="0000041E">
      <w:pPr>
        <w:numPr>
          <w:ilvl w:val="0"/>
          <w:numId w:val="14"/>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41F">
      <w:pPr>
        <w:numPr>
          <w:ilvl w:val="0"/>
          <w:numId w:val="14"/>
        </w:numPr>
        <w:spacing w:after="120" w:before="120" w:lineRule="auto"/>
        <w:ind w:left="720" w:hanging="360"/>
        <w:rPr>
          <w:u w:val="none"/>
        </w:rPr>
      </w:pPr>
      <w:r w:rsidDel="00000000" w:rsidR="00000000" w:rsidRPr="00000000">
        <w:rPr>
          <w:rtl w:val="0"/>
        </w:rPr>
        <w:t xml:space="preserve">Develop Observing System Simulation Experiments (OSSEs) that will help inform the optimal location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420">
      <w:pPr>
        <w:numPr>
          <w:ilvl w:val="0"/>
          <w:numId w:val="14"/>
        </w:numPr>
        <w:spacing w:after="120" w:before="120" w:lineRule="auto"/>
        <w:ind w:left="720" w:hanging="360"/>
        <w:rPr>
          <w:u w:val="none"/>
        </w:rPr>
      </w:pPr>
      <w:r w:rsidDel="00000000" w:rsidR="00000000" w:rsidRPr="00000000">
        <w:rPr>
          <w:rtl w:val="0"/>
        </w:rPr>
        <w:t xml:space="preserve">Synthesize and scale measurements from Landscapes to the Core and Extended PANGEA domains using remote sensing and modeling. </w:t>
      </w:r>
    </w:p>
    <w:p w:rsidR="00000000" w:rsidDel="00000000" w:rsidP="00000000" w:rsidRDefault="00000000" w:rsidRPr="00000000" w14:paraId="00000421">
      <w:pPr>
        <w:numPr>
          <w:ilvl w:val="0"/>
          <w:numId w:val="14"/>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422">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Earth system models (ESMs)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shd w:fill="c9daf8" w:val="clear"/>
          <w:rtl w:val="0"/>
        </w:rPr>
        <w:t xml:space="preserve">Taylor et al., 2012</w:t>
      </w:r>
      <w:r w:rsidDel="00000000" w:rsidR="00000000" w:rsidRPr="00000000">
        <w:rPr>
          <w:shd w:fill="c9daf8" w:val="clear"/>
          <w:rtl w:val="0"/>
        </w:rPr>
        <w:t xml:space="preserve">; </w:t>
      </w:r>
      <w:r w:rsidDel="00000000" w:rsidR="00000000" w:rsidRPr="00000000">
        <w:rPr>
          <w:shd w:fill="c9daf8" w:val="clear"/>
          <w:rtl w:val="0"/>
        </w:rPr>
        <w:t xml:space="preserve">Eyring et al., 2016</w:t>
      </w:r>
      <w:r w:rsidDel="00000000" w:rsidR="00000000" w:rsidRPr="00000000">
        <w:rPr>
          <w:rtl w:val="0"/>
        </w:rPr>
        <w:t xml:space="preserve">) and TRENDY (</w:t>
      </w:r>
      <w:r w:rsidDel="00000000" w:rsidR="00000000" w:rsidRPr="00000000">
        <w:rPr>
          <w:shd w:fill="c9daf8" w:val="clear"/>
          <w:rtl w:val="0"/>
        </w:rPr>
        <w:t xml:space="preserve">Friedlingstein et al., 2023</w:t>
      </w:r>
      <w:r w:rsidDel="00000000" w:rsidR="00000000" w:rsidRPr="00000000">
        <w:rPr>
          <w:rtl w:val="0"/>
        </w:rPr>
        <w:t xml:space="preserve">; </w:t>
      </w:r>
      <w:r w:rsidDel="00000000" w:rsidR="00000000" w:rsidRPr="00000000">
        <w:rPr>
          <w:shd w:fill="c9daf8" w:val="clea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shd w:fill="c9daf8" w:val="clea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shd w:fill="c9daf8" w:val="clea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shd w:fill="c9daf8" w:val="clea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shd w:fill="c9daf8" w:val="clear"/>
          <w:rtl w:val="0"/>
        </w:rPr>
        <w:t xml:space="preserve">Negron-Juarez et al 2015</w:t>
      </w:r>
      <w:r w:rsidDel="00000000" w:rsidR="00000000" w:rsidRPr="00000000">
        <w:rPr>
          <w:shd w:fill="c9daf8" w:val="clear"/>
          <w:rtl w:val="0"/>
        </w:rPr>
        <w:t xml:space="preserve">,</w:t>
      </w:r>
      <w:r w:rsidDel="00000000" w:rsidR="00000000" w:rsidRPr="00000000">
        <w:rPr>
          <w:rtl w:val="0"/>
        </w:rPr>
        <w:t xml:space="preserve"> </w:t>
      </w:r>
      <w:r w:rsidDel="00000000" w:rsidR="00000000" w:rsidRPr="00000000">
        <w:rPr>
          <w:shd w:fill="c9daf8" w:val="clear"/>
          <w:rtl w:val="0"/>
        </w:rPr>
        <w:t xml:space="preserve">Fisher et al., 2018</w:t>
      </w:r>
      <w:r w:rsidDel="00000000" w:rsidR="00000000" w:rsidRPr="00000000">
        <w:rPr>
          <w:rtl w:val="0"/>
        </w:rPr>
        <w:t xml:space="preserve">). The International Land Model Benchmarking (ILAMB) project (</w:t>
      </w:r>
      <w:r w:rsidDel="00000000" w:rsidR="00000000" w:rsidRPr="00000000">
        <w:rPr>
          <w:shd w:fill="c9daf8" w:val="clear"/>
          <w:rtl w:val="0"/>
        </w:rPr>
        <w:t xml:space="preserve">Hoffman et al., 2017</w:t>
      </w:r>
      <w:r w:rsidDel="00000000" w:rsidR="00000000" w:rsidRPr="00000000">
        <w:rPr>
          <w:rtl w:val="0"/>
        </w:rPr>
        <w:t xml:space="preserve">; </w:t>
      </w:r>
      <w:r w:rsidDel="00000000" w:rsidR="00000000" w:rsidRPr="00000000">
        <w:rPr>
          <w:shd w:fill="c9daf8" w:val="clear"/>
          <w:rtl w:val="0"/>
        </w:rPr>
        <w:t xml:space="preserve">Collier et al., 2018</w:t>
      </w:r>
      <w:r w:rsidDel="00000000" w:rsidR="00000000" w:rsidRPr="00000000">
        <w:rPr>
          <w:rtl w:val="0"/>
        </w:rPr>
        <w:t xml:space="preserve">) provides tools to track and compare model performance using a comprehensive skill score method and incorporates multiple observational datasets to account for model uncertainty (</w:t>
      </w:r>
      <w:r w:rsidDel="00000000" w:rsidR="00000000" w:rsidRPr="00000000">
        <w:rPr>
          <w:shd w:fill="c9daf8" w:val="clea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 Data collected through PANGEA will be used to expand benchmarking tools using integration of ground based observation and remote sensing data, and assess and improve model performance.  </w:t>
      </w:r>
    </w:p>
    <w:p w:rsidR="00000000" w:rsidDel="00000000" w:rsidP="00000000" w:rsidRDefault="00000000" w:rsidRPr="00000000" w14:paraId="00000423">
      <w:pPr>
        <w:ind w:left="0" w:firstLine="0"/>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shd w:fill="c9daf8" w:val="clear"/>
          <w:rtl w:val="0"/>
        </w:rPr>
        <w:t xml:space="preserve">Fisher et al., 2018</w:t>
      </w:r>
      <w:r w:rsidDel="00000000" w:rsidR="00000000" w:rsidRPr="00000000">
        <w:rPr>
          <w:rtl w:val="0"/>
        </w:rPr>
        <w:t xml:space="preserve">; </w:t>
      </w:r>
      <w:r w:rsidDel="00000000" w:rsidR="00000000" w:rsidRPr="00000000">
        <w:rPr>
          <w:shd w:fill="c9daf8" w:val="clear"/>
          <w:rtl w:val="0"/>
        </w:rPr>
        <w:t xml:space="preserve">Fisher and Koven 2020</w:t>
      </w:r>
      <w:r w:rsidDel="00000000" w:rsidR="00000000" w:rsidRPr="00000000">
        <w:rPr>
          <w:shd w:fill="c9daf8" w:val="clear"/>
          <w:rtl w:val="0"/>
        </w:rPr>
        <w:t xml:space="preserve">; </w:t>
      </w:r>
      <w:r w:rsidDel="00000000" w:rsidR="00000000" w:rsidRPr="00000000">
        <w:rPr>
          <w:shd w:fill="c9daf8" w:val="clea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shd w:fill="c9daf8" w:val="clea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w:t>
      </w:r>
      <w:r w:rsidDel="00000000" w:rsidR="00000000" w:rsidRPr="00000000">
        <w:rPr>
          <w:highlight w:val="yellow"/>
          <w:rtl w:val="0"/>
        </w:rPr>
        <w:t xml:space="preserve">Table X</w:t>
      </w:r>
      <w:r w:rsidDel="00000000" w:rsidR="00000000" w:rsidRPr="00000000">
        <w:rPr>
          <w:rtl w:val="0"/>
        </w:rPr>
        <w:t xml:space="preserve">). Moreover, new technologies such as artificial intelligence can advance both model calibration (</w:t>
      </w:r>
      <w:commentRangeStart w:id="142"/>
      <w:r w:rsidDel="00000000" w:rsidR="00000000" w:rsidRPr="00000000">
        <w:rPr>
          <w:rtl w:val="0"/>
        </w:rPr>
        <w:t xml:space="preserve">Li et al., 2023</w:t>
      </w:r>
      <w:commentRangeEnd w:id="142"/>
      <w:r w:rsidDel="00000000" w:rsidR="00000000" w:rsidRPr="00000000">
        <w:commentReference w:id="142"/>
      </w:r>
      <w:r w:rsidDel="00000000" w:rsidR="00000000" w:rsidRPr="00000000">
        <w:rPr>
          <w:rtl w:val="0"/>
        </w:rPr>
        <w:t xml:space="preserve">) and become integral parts of predictive modeling (</w:t>
      </w:r>
      <w:r w:rsidDel="00000000" w:rsidR="00000000" w:rsidRPr="00000000">
        <w:rPr>
          <w:shd w:fill="c9daf8" w:val="clear"/>
          <w:rtl w:val="0"/>
        </w:rPr>
        <w:t xml:space="preserve">Schneider et al., 2017; Reichstein et al., 2019; </w:t>
      </w:r>
      <w:r w:rsidDel="00000000" w:rsidR="00000000" w:rsidRPr="00000000">
        <w:rPr>
          <w:shd w:fill="c9daf8" w:val="clear"/>
          <w:rtl w:val="0"/>
        </w:rPr>
        <w:t xml:space="preserve">Eyring et al., 2024</w:t>
      </w:r>
      <w:r w:rsidDel="00000000" w:rsidR="00000000" w:rsidRPr="00000000">
        <w:rPr>
          <w:rtl w:val="0"/>
        </w:rPr>
        <w:t xml:space="preserve">).</w:t>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ind w:left="0" w:firstLine="0"/>
        <w:rPr/>
      </w:pPr>
      <w:r w:rsidDel="00000000" w:rsidR="00000000" w:rsidRPr="00000000">
        <w:rPr>
          <w:rtl w:val="0"/>
        </w:rPr>
        <w:t xml:space="preserve">The integration of high-performance computing (HPC), including advancements in GPU-based computing, cloud computing, and exascale computing, has become critical for scaling the complexity and resolution of Earth system models (</w:t>
      </w:r>
      <w:r w:rsidDel="00000000" w:rsidR="00000000" w:rsidRPr="00000000">
        <w:rPr>
          <w:shd w:fill="c9daf8" w:val="clear"/>
          <w:rtl w:val="0"/>
        </w:rPr>
        <w:t xml:space="preserve">Wang et al., 2020; Pressel et al., 2023</w:t>
      </w:r>
      <w:r w:rsidDel="00000000" w:rsidR="00000000" w:rsidRPr="00000000">
        <w:rPr>
          <w:rtl w:val="0"/>
        </w:rPr>
        <w:t xml:space="preserve">). As the scale of data generated by both field observations and remote sensing expands, leveraging HPC resources will be key to accelerating model development, improving simulations, and addressing the challenges posed by the large spatiotemporal scales of tropical ecosystems.</w:t>
      </w:r>
    </w:p>
    <w:p w:rsidR="00000000" w:rsidDel="00000000" w:rsidP="00000000" w:rsidRDefault="00000000" w:rsidRPr="00000000" w14:paraId="00000426">
      <w:pPr>
        <w:ind w:left="0" w:firstLine="0"/>
        <w:rPr/>
      </w:pPr>
      <w:r w:rsidDel="00000000" w:rsidR="00000000" w:rsidRPr="00000000">
        <w:rPr>
          <w:rtl w:val="0"/>
        </w:rPr>
      </w:r>
    </w:p>
    <w:p w:rsidR="00000000" w:rsidDel="00000000" w:rsidP="00000000" w:rsidRDefault="00000000" w:rsidRPr="00000000" w14:paraId="00000427">
      <w:pPr>
        <w:ind w:left="0" w:firstLine="0"/>
        <w:rPr>
          <w:color w:val="ff0000"/>
        </w:rPr>
      </w:pPr>
      <w:r w:rsidDel="00000000" w:rsidR="00000000" w:rsidRPr="00000000">
        <w:rPr>
          <w:color w:val="ff0000"/>
          <w:rtl w:val="0"/>
        </w:rPr>
        <w:t xml:space="preserve">Temporary text to capture references in the table:</w:t>
      </w:r>
    </w:p>
    <w:p w:rsidR="00000000" w:rsidDel="00000000" w:rsidP="00000000" w:rsidRDefault="00000000" w:rsidRPr="00000000" w14:paraId="00000428">
      <w:pPr>
        <w:numPr>
          <w:ilvl w:val="0"/>
          <w:numId w:val="1"/>
        </w:numPr>
        <w:ind w:left="720" w:hanging="360"/>
        <w:rPr>
          <w:color w:val="ff0000"/>
          <w:u w:val="none"/>
        </w:rPr>
      </w:pPr>
      <w:r w:rsidDel="00000000" w:rsidR="00000000" w:rsidRPr="00000000">
        <w:rPr>
          <w:color w:val="ff0000"/>
          <w:rtl w:val="0"/>
        </w:rPr>
        <w:t xml:space="preserve">FORMIND (</w:t>
      </w:r>
      <w:commentRangeStart w:id="143"/>
      <w:r w:rsidDel="00000000" w:rsidR="00000000" w:rsidRPr="00000000">
        <w:rPr>
          <w:color w:val="ff0000"/>
          <w:rtl w:val="0"/>
        </w:rPr>
        <w:t xml:space="preserve">Fischer et al., 2016</w:t>
      </w:r>
      <w:commentRangeEnd w:id="143"/>
      <w:r w:rsidDel="00000000" w:rsidR="00000000" w:rsidRPr="00000000">
        <w:commentReference w:id="143"/>
      </w:r>
      <w:r w:rsidDel="00000000" w:rsidR="00000000" w:rsidRPr="00000000">
        <w:rPr>
          <w:color w:val="ff0000"/>
          <w:rtl w:val="0"/>
        </w:rPr>
        <w:t xml:space="preserve">)</w:t>
      </w:r>
    </w:p>
    <w:p w:rsidR="00000000" w:rsidDel="00000000" w:rsidP="00000000" w:rsidRDefault="00000000" w:rsidRPr="00000000" w14:paraId="00000429">
      <w:pPr>
        <w:numPr>
          <w:ilvl w:val="0"/>
          <w:numId w:val="1"/>
        </w:numPr>
        <w:ind w:left="720" w:hanging="360"/>
        <w:rPr>
          <w:color w:val="ff0000"/>
          <w:u w:val="none"/>
        </w:rPr>
      </w:pPr>
      <w:r w:rsidDel="00000000" w:rsidR="00000000" w:rsidRPr="00000000">
        <w:rPr>
          <w:color w:val="ff0000"/>
          <w:rtl w:val="0"/>
        </w:rPr>
        <w:t xml:space="preserve">TROLL (</w:t>
      </w:r>
      <w:commentRangeStart w:id="144"/>
      <w:r w:rsidDel="00000000" w:rsidR="00000000" w:rsidRPr="00000000">
        <w:rPr>
          <w:color w:val="ff0000"/>
          <w:rtl w:val="0"/>
        </w:rPr>
        <w:t xml:space="preserve">Maréchaux and Chave, 2017</w:t>
      </w:r>
      <w:commentRangeEnd w:id="144"/>
      <w:r w:rsidDel="00000000" w:rsidR="00000000" w:rsidRPr="00000000">
        <w:commentReference w:id="144"/>
      </w:r>
      <w:r w:rsidDel="00000000" w:rsidR="00000000" w:rsidRPr="00000000">
        <w:rPr>
          <w:color w:val="ff0000"/>
          <w:rtl w:val="0"/>
        </w:rPr>
        <w:t xml:space="preserve">)</w:t>
      </w:r>
    </w:p>
    <w:p w:rsidR="00000000" w:rsidDel="00000000" w:rsidP="00000000" w:rsidRDefault="00000000" w:rsidRPr="00000000" w14:paraId="0000042A">
      <w:pPr>
        <w:numPr>
          <w:ilvl w:val="0"/>
          <w:numId w:val="1"/>
        </w:numPr>
        <w:ind w:left="720" w:hanging="360"/>
        <w:rPr>
          <w:color w:val="ff0000"/>
          <w:u w:val="none"/>
        </w:rPr>
      </w:pPr>
      <w:r w:rsidDel="00000000" w:rsidR="00000000" w:rsidRPr="00000000">
        <w:rPr>
          <w:color w:val="ff0000"/>
          <w:rtl w:val="0"/>
        </w:rPr>
        <w:t xml:space="preserve">BiomeE (</w:t>
      </w:r>
      <w:commentRangeStart w:id="145"/>
      <w:r w:rsidDel="00000000" w:rsidR="00000000" w:rsidRPr="00000000">
        <w:rPr>
          <w:color w:val="ff0000"/>
          <w:rtl w:val="0"/>
        </w:rPr>
        <w:t xml:space="preserve">Weng et al., 2022</w:t>
      </w:r>
      <w:commentRangeEnd w:id="145"/>
      <w:r w:rsidDel="00000000" w:rsidR="00000000" w:rsidRPr="00000000">
        <w:commentReference w:id="145"/>
      </w:r>
      <w:r w:rsidDel="00000000" w:rsidR="00000000" w:rsidRPr="00000000">
        <w:rPr>
          <w:color w:val="ff0000"/>
          <w:rtl w:val="0"/>
        </w:rPr>
        <w:t xml:space="preserve">)</w:t>
      </w:r>
    </w:p>
    <w:p w:rsidR="00000000" w:rsidDel="00000000" w:rsidP="00000000" w:rsidRDefault="00000000" w:rsidRPr="00000000" w14:paraId="0000042B">
      <w:pPr>
        <w:numPr>
          <w:ilvl w:val="0"/>
          <w:numId w:val="1"/>
        </w:numPr>
        <w:ind w:left="720" w:hanging="360"/>
        <w:rPr>
          <w:color w:val="ff0000"/>
          <w:u w:val="none"/>
        </w:rPr>
      </w:pPr>
      <w:r w:rsidDel="00000000" w:rsidR="00000000" w:rsidRPr="00000000">
        <w:rPr>
          <w:color w:val="ff0000"/>
          <w:rtl w:val="0"/>
        </w:rPr>
        <w:t xml:space="preserve">ED/ED3 (</w:t>
      </w:r>
      <w:r w:rsidDel="00000000" w:rsidR="00000000" w:rsidRPr="00000000">
        <w:rPr>
          <w:color w:val="ff0000"/>
          <w:shd w:fill="bed0f6" w:val="clear"/>
          <w:rtl w:val="0"/>
        </w:rPr>
        <w:t xml:space="preserve">Ma et al., 2023</w:t>
      </w:r>
      <w:r w:rsidDel="00000000" w:rsidR="00000000" w:rsidRPr="00000000">
        <w:rPr>
          <w:color w:val="ff0000"/>
          <w:rtl w:val="0"/>
        </w:rPr>
        <w:t xml:space="preserve">)</w:t>
      </w:r>
    </w:p>
    <w:p w:rsidR="00000000" w:rsidDel="00000000" w:rsidP="00000000" w:rsidRDefault="00000000" w:rsidRPr="00000000" w14:paraId="0000042C">
      <w:pPr>
        <w:numPr>
          <w:ilvl w:val="0"/>
          <w:numId w:val="1"/>
        </w:numPr>
        <w:ind w:left="720" w:hanging="360"/>
        <w:rPr>
          <w:color w:val="ff0000"/>
          <w:u w:val="none"/>
        </w:rPr>
      </w:pPr>
      <w:r w:rsidDel="00000000" w:rsidR="00000000" w:rsidRPr="00000000">
        <w:rPr>
          <w:color w:val="ff0000"/>
          <w:rtl w:val="0"/>
        </w:rPr>
        <w:t xml:space="preserve">ED2 (</w:t>
      </w:r>
      <w:commentRangeStart w:id="146"/>
      <w:r w:rsidDel="00000000" w:rsidR="00000000" w:rsidRPr="00000000">
        <w:rPr>
          <w:color w:val="ff0000"/>
          <w:rtl w:val="0"/>
        </w:rPr>
        <w:t xml:space="preserve">Longo et al., 2019</w:t>
      </w:r>
      <w:commentRangeEnd w:id="146"/>
      <w:r w:rsidDel="00000000" w:rsidR="00000000" w:rsidRPr="00000000">
        <w:commentReference w:id="146"/>
      </w:r>
      <w:r w:rsidDel="00000000" w:rsidR="00000000" w:rsidRPr="00000000">
        <w:rPr>
          <w:color w:val="ff0000"/>
          <w:rtl w:val="0"/>
        </w:rPr>
        <w:t xml:space="preserve">)</w:t>
      </w:r>
    </w:p>
    <w:p w:rsidR="00000000" w:rsidDel="00000000" w:rsidP="00000000" w:rsidRDefault="00000000" w:rsidRPr="00000000" w14:paraId="0000042D">
      <w:pPr>
        <w:numPr>
          <w:ilvl w:val="0"/>
          <w:numId w:val="1"/>
        </w:numPr>
        <w:ind w:left="720" w:hanging="360"/>
        <w:rPr>
          <w:color w:val="ff0000"/>
          <w:u w:val="none"/>
        </w:rPr>
      </w:pPr>
      <w:r w:rsidDel="00000000" w:rsidR="00000000" w:rsidRPr="00000000">
        <w:rPr>
          <w:color w:val="ff0000"/>
          <w:rtl w:val="0"/>
        </w:rPr>
        <w:t xml:space="preserve">Ent TBM (</w:t>
      </w:r>
      <w:commentRangeStart w:id="147"/>
      <w:r w:rsidDel="00000000" w:rsidR="00000000" w:rsidRPr="00000000">
        <w:rPr>
          <w:color w:val="ff0000"/>
          <w:rtl w:val="0"/>
        </w:rPr>
        <w:t xml:space="preserve">Kim et al., 2015</w:t>
      </w:r>
      <w:commentRangeEnd w:id="147"/>
      <w:r w:rsidDel="00000000" w:rsidR="00000000" w:rsidRPr="00000000">
        <w:commentReference w:id="147"/>
      </w:r>
      <w:r w:rsidDel="00000000" w:rsidR="00000000" w:rsidRPr="00000000">
        <w:rPr>
          <w:color w:val="ff0000"/>
          <w:rtl w:val="0"/>
        </w:rPr>
        <w:t xml:space="preserve">)</w:t>
      </w:r>
    </w:p>
    <w:p w:rsidR="00000000" w:rsidDel="00000000" w:rsidP="00000000" w:rsidRDefault="00000000" w:rsidRPr="00000000" w14:paraId="0000042E">
      <w:pPr>
        <w:numPr>
          <w:ilvl w:val="0"/>
          <w:numId w:val="1"/>
        </w:numPr>
        <w:ind w:left="720" w:hanging="360"/>
        <w:rPr>
          <w:color w:val="ff0000"/>
          <w:u w:val="none"/>
        </w:rPr>
      </w:pPr>
      <w:r w:rsidDel="00000000" w:rsidR="00000000" w:rsidRPr="00000000">
        <w:rPr>
          <w:color w:val="ff0000"/>
          <w:rtl w:val="0"/>
        </w:rPr>
        <w:t xml:space="preserve">FATES (</w:t>
      </w:r>
      <w:r w:rsidDel="00000000" w:rsidR="00000000" w:rsidRPr="00000000">
        <w:rPr>
          <w:color w:val="ff0000"/>
          <w:shd w:fill="bed0f6" w:val="clear"/>
          <w:rtl w:val="0"/>
        </w:rPr>
        <w:t xml:space="preserve">Koven et al., 2020</w:t>
      </w:r>
      <w:r w:rsidDel="00000000" w:rsidR="00000000" w:rsidRPr="00000000">
        <w:rPr>
          <w:color w:val="ff0000"/>
          <w:rtl w:val="0"/>
        </w:rPr>
        <w:t xml:space="preserve">)</w:t>
      </w:r>
    </w:p>
    <w:p w:rsidR="00000000" w:rsidDel="00000000" w:rsidP="00000000" w:rsidRDefault="00000000" w:rsidRPr="00000000" w14:paraId="0000042F">
      <w:pPr>
        <w:numPr>
          <w:ilvl w:val="0"/>
          <w:numId w:val="1"/>
        </w:numPr>
        <w:ind w:left="720" w:hanging="360"/>
        <w:rPr>
          <w:color w:val="ff0000"/>
          <w:u w:val="none"/>
        </w:rPr>
      </w:pPr>
      <w:r w:rsidDel="00000000" w:rsidR="00000000" w:rsidRPr="00000000">
        <w:rPr>
          <w:color w:val="ff0000"/>
          <w:rtl w:val="0"/>
        </w:rPr>
        <w:t xml:space="preserve">LPJ-GUESS (</w:t>
      </w:r>
      <w:commentRangeStart w:id="148"/>
      <w:r w:rsidDel="00000000" w:rsidR="00000000" w:rsidRPr="00000000">
        <w:rPr>
          <w:color w:val="ff0000"/>
          <w:rtl w:val="0"/>
        </w:rPr>
        <w:t xml:space="preserve">Hickler et al., 2012</w:t>
      </w:r>
      <w:commentRangeEnd w:id="148"/>
      <w:r w:rsidDel="00000000" w:rsidR="00000000" w:rsidRPr="00000000">
        <w:commentReference w:id="148"/>
      </w:r>
      <w:r w:rsidDel="00000000" w:rsidR="00000000" w:rsidRPr="00000000">
        <w:rPr>
          <w:color w:val="ff0000"/>
          <w:rtl w:val="0"/>
        </w:rPr>
        <w:t xml:space="preserve">)</w:t>
      </w:r>
    </w:p>
    <w:p w:rsidR="00000000" w:rsidDel="00000000" w:rsidP="00000000" w:rsidRDefault="00000000" w:rsidRPr="00000000" w14:paraId="00000430">
      <w:pPr>
        <w:numPr>
          <w:ilvl w:val="0"/>
          <w:numId w:val="1"/>
        </w:numPr>
        <w:ind w:left="720" w:hanging="360"/>
        <w:rPr>
          <w:color w:val="ff0000"/>
          <w:u w:val="none"/>
        </w:rPr>
      </w:pPr>
      <w:r w:rsidDel="00000000" w:rsidR="00000000" w:rsidRPr="00000000">
        <w:rPr>
          <w:color w:val="ff0000"/>
          <w:rtl w:val="0"/>
        </w:rPr>
        <w:t xml:space="preserve">CARDAMOM (</w:t>
      </w:r>
      <w:r w:rsidDel="00000000" w:rsidR="00000000" w:rsidRPr="00000000">
        <w:rPr>
          <w:color w:val="ff0000"/>
          <w:shd w:fill="bed0f6" w:val="clear"/>
          <w:rtl w:val="0"/>
        </w:rPr>
        <w:t xml:space="preserve">Bloom et al., 2016</w:t>
      </w:r>
      <w:r w:rsidDel="00000000" w:rsidR="00000000" w:rsidRPr="00000000">
        <w:rPr>
          <w:color w:val="ff0000"/>
          <w:rtl w:val="0"/>
        </w:rPr>
        <w:t xml:space="preserve">)</w:t>
      </w:r>
    </w:p>
    <w:p w:rsidR="00000000" w:rsidDel="00000000" w:rsidP="00000000" w:rsidRDefault="00000000" w:rsidRPr="00000000" w14:paraId="00000431">
      <w:pPr>
        <w:numPr>
          <w:ilvl w:val="0"/>
          <w:numId w:val="1"/>
        </w:numPr>
        <w:ind w:left="720" w:hanging="360"/>
        <w:rPr>
          <w:color w:val="ff0000"/>
          <w:u w:val="none"/>
        </w:rPr>
      </w:pPr>
      <w:r w:rsidDel="00000000" w:rsidR="00000000" w:rsidRPr="00000000">
        <w:rPr>
          <w:color w:val="ff0000"/>
          <w:rtl w:val="0"/>
        </w:rPr>
        <w:t xml:space="preserve">CliMA (</w:t>
      </w:r>
      <w:r w:rsidDel="00000000" w:rsidR="00000000" w:rsidRPr="00000000">
        <w:rPr>
          <w:color w:val="ff0000"/>
          <w:shd w:fill="bed0f6" w:val="clear"/>
          <w:rtl w:val="0"/>
        </w:rPr>
        <w:t xml:space="preserve">Braghiere et al., 2023</w:t>
      </w:r>
      <w:r w:rsidDel="00000000" w:rsidR="00000000" w:rsidRPr="00000000">
        <w:rPr>
          <w:color w:val="ff0000"/>
          <w:rtl w:val="0"/>
        </w:rPr>
        <w:t xml:space="preserve">)</w:t>
      </w:r>
    </w:p>
    <w:p w:rsidR="00000000" w:rsidDel="00000000" w:rsidP="00000000" w:rsidRDefault="00000000" w:rsidRPr="00000000" w14:paraId="00000432">
      <w:pPr>
        <w:numPr>
          <w:ilvl w:val="0"/>
          <w:numId w:val="1"/>
        </w:numPr>
        <w:ind w:left="720" w:hanging="360"/>
        <w:rPr>
          <w:color w:val="ff0000"/>
          <w:u w:val="none"/>
        </w:rPr>
      </w:pPr>
      <w:r w:rsidDel="00000000" w:rsidR="00000000" w:rsidRPr="00000000">
        <w:rPr>
          <w:color w:val="ff0000"/>
          <w:rtl w:val="0"/>
        </w:rPr>
        <w:t xml:space="preserve">CarbonTracker (</w:t>
      </w:r>
      <w:r w:rsidDel="00000000" w:rsidR="00000000" w:rsidRPr="00000000">
        <w:rPr>
          <w:color w:val="ff0000"/>
          <w:shd w:fill="bed0f6" w:val="clear"/>
          <w:rtl w:val="0"/>
        </w:rPr>
        <w:t xml:space="preserve">Peters et al., 2007</w:t>
      </w:r>
      <w:r w:rsidDel="00000000" w:rsidR="00000000" w:rsidRPr="00000000">
        <w:rPr>
          <w:color w:val="ff0000"/>
          <w:rtl w:val="0"/>
        </w:rPr>
        <w:t xml:space="preserve">)</w:t>
      </w:r>
    </w:p>
    <w:p w:rsidR="00000000" w:rsidDel="00000000" w:rsidP="00000000" w:rsidRDefault="00000000" w:rsidRPr="00000000" w14:paraId="00000433">
      <w:pPr>
        <w:numPr>
          <w:ilvl w:val="0"/>
          <w:numId w:val="1"/>
        </w:numPr>
        <w:ind w:left="720" w:hanging="360"/>
        <w:rPr>
          <w:color w:val="ff0000"/>
          <w:u w:val="none"/>
        </w:rPr>
      </w:pPr>
      <w:r w:rsidDel="00000000" w:rsidR="00000000" w:rsidRPr="00000000">
        <w:rPr>
          <w:color w:val="ff0000"/>
          <w:rtl w:val="0"/>
        </w:rPr>
        <w:t xml:space="preserve">CMS-Flux (</w:t>
      </w:r>
      <w:r w:rsidDel="00000000" w:rsidR="00000000" w:rsidRPr="00000000">
        <w:rPr>
          <w:color w:val="ff0000"/>
          <w:shd w:fill="bed0f6" w:val="clear"/>
          <w:rtl w:val="0"/>
        </w:rPr>
        <w:t xml:space="preserve">Liu et al., 2020</w:t>
      </w:r>
      <w:r w:rsidDel="00000000" w:rsidR="00000000" w:rsidRPr="00000000">
        <w:rPr>
          <w:color w:val="ff0000"/>
          <w:rtl w:val="0"/>
        </w:rPr>
        <w:t xml:space="preserve">)</w:t>
      </w:r>
    </w:p>
    <w:p w:rsidR="00000000" w:rsidDel="00000000" w:rsidP="00000000" w:rsidRDefault="00000000" w:rsidRPr="00000000" w14:paraId="00000434">
      <w:pPr>
        <w:numPr>
          <w:ilvl w:val="0"/>
          <w:numId w:val="1"/>
        </w:numPr>
        <w:ind w:left="720" w:hanging="360"/>
        <w:rPr>
          <w:color w:val="ff0000"/>
          <w:u w:val="none"/>
        </w:rPr>
      </w:pPr>
      <w:r w:rsidDel="00000000" w:rsidR="00000000" w:rsidRPr="00000000">
        <w:rPr>
          <w:color w:val="ff0000"/>
          <w:rtl w:val="0"/>
        </w:rPr>
        <w:t xml:space="preserve">HYSPLIT (</w:t>
      </w:r>
      <w:commentRangeStart w:id="149"/>
      <w:r w:rsidDel="00000000" w:rsidR="00000000" w:rsidRPr="00000000">
        <w:rPr>
          <w:color w:val="ff0000"/>
          <w:rtl w:val="0"/>
        </w:rPr>
        <w:t xml:space="preserve">Stein et al., 2015</w:t>
      </w:r>
      <w:commentRangeEnd w:id="149"/>
      <w:r w:rsidDel="00000000" w:rsidR="00000000" w:rsidRPr="00000000">
        <w:commentReference w:id="149"/>
      </w:r>
      <w:r w:rsidDel="00000000" w:rsidR="00000000" w:rsidRPr="00000000">
        <w:rPr>
          <w:color w:val="ff0000"/>
          <w:rtl w:val="0"/>
        </w:rPr>
        <w:t xml:space="preserve">)</w:t>
      </w:r>
    </w:p>
    <w:p w:rsidR="00000000" w:rsidDel="00000000" w:rsidP="00000000" w:rsidRDefault="00000000" w:rsidRPr="00000000" w14:paraId="00000435">
      <w:pPr>
        <w:numPr>
          <w:ilvl w:val="0"/>
          <w:numId w:val="1"/>
        </w:numPr>
        <w:ind w:left="720" w:hanging="360"/>
        <w:rPr>
          <w:color w:val="ff0000"/>
          <w:u w:val="none"/>
        </w:rPr>
      </w:pPr>
      <w:r w:rsidDel="00000000" w:rsidR="00000000" w:rsidRPr="00000000">
        <w:rPr>
          <w:color w:val="ff0000"/>
          <w:rtl w:val="0"/>
        </w:rPr>
        <w:t xml:space="preserve">STILT-VPRM (</w:t>
      </w:r>
      <w:commentRangeStart w:id="150"/>
      <w:r w:rsidDel="00000000" w:rsidR="00000000" w:rsidRPr="00000000">
        <w:rPr>
          <w:color w:val="ff0000"/>
          <w:rtl w:val="0"/>
        </w:rPr>
        <w:t xml:space="preserve">Dayalu et al., 2024)</w:t>
      </w:r>
      <w:commentRangeEnd w:id="150"/>
      <w:r w:rsidDel="00000000" w:rsidR="00000000" w:rsidRPr="00000000">
        <w:commentReference w:id="150"/>
      </w:r>
      <w:r w:rsidDel="00000000" w:rsidR="00000000" w:rsidRPr="00000000">
        <w:rPr>
          <w:rtl w:val="0"/>
        </w:rPr>
      </w:r>
    </w:p>
    <w:p w:rsidR="00000000" w:rsidDel="00000000" w:rsidP="00000000" w:rsidRDefault="00000000" w:rsidRPr="00000000" w14:paraId="00000436">
      <w:pPr>
        <w:numPr>
          <w:ilvl w:val="0"/>
          <w:numId w:val="1"/>
        </w:numPr>
        <w:ind w:left="720" w:hanging="360"/>
        <w:rPr>
          <w:color w:val="ff0000"/>
          <w:u w:val="none"/>
        </w:rPr>
      </w:pPr>
      <w:r w:rsidDel="00000000" w:rsidR="00000000" w:rsidRPr="00000000">
        <w:rPr>
          <w:color w:val="ff0000"/>
          <w:rtl w:val="0"/>
        </w:rPr>
        <w:t xml:space="preserve">MapBiomas Fire (</w:t>
      </w:r>
      <w:commentRangeStart w:id="151"/>
      <w:r w:rsidDel="00000000" w:rsidR="00000000" w:rsidRPr="00000000">
        <w:rPr>
          <w:color w:val="ff0000"/>
          <w:rtl w:val="0"/>
        </w:rPr>
        <w:t xml:space="preserve">Alencar et al., 2022</w:t>
      </w:r>
      <w:commentRangeEnd w:id="151"/>
      <w:r w:rsidDel="00000000" w:rsidR="00000000" w:rsidRPr="00000000">
        <w:commentReference w:id="151"/>
      </w:r>
      <w:r w:rsidDel="00000000" w:rsidR="00000000" w:rsidRPr="00000000">
        <w:rPr>
          <w:color w:val="ff0000"/>
          <w:rtl w:val="0"/>
        </w:rPr>
        <w:t xml:space="preserve">)</w:t>
      </w:r>
    </w:p>
    <w:p w:rsidR="00000000" w:rsidDel="00000000" w:rsidP="00000000" w:rsidRDefault="00000000" w:rsidRPr="00000000" w14:paraId="00000437">
      <w:pPr>
        <w:numPr>
          <w:ilvl w:val="0"/>
          <w:numId w:val="1"/>
        </w:numPr>
        <w:ind w:left="720" w:hanging="360"/>
        <w:rPr>
          <w:color w:val="ff0000"/>
          <w:u w:val="none"/>
        </w:rPr>
      </w:pPr>
      <w:r w:rsidDel="00000000" w:rsidR="00000000" w:rsidRPr="00000000">
        <w:rPr>
          <w:color w:val="ff0000"/>
          <w:rtl w:val="0"/>
        </w:rPr>
        <w:t xml:space="preserve">MetaFlux (</w:t>
      </w:r>
      <w:commentRangeStart w:id="152"/>
      <w:r w:rsidDel="00000000" w:rsidR="00000000" w:rsidRPr="00000000">
        <w:rPr>
          <w:color w:val="ff0000"/>
          <w:rtl w:val="0"/>
        </w:rPr>
        <w:t xml:space="preserve">Nathaniel er al., 2023</w:t>
      </w:r>
      <w:commentRangeEnd w:id="152"/>
      <w:r w:rsidDel="00000000" w:rsidR="00000000" w:rsidRPr="00000000">
        <w:commentReference w:id="152"/>
      </w:r>
      <w:r w:rsidDel="00000000" w:rsidR="00000000" w:rsidRPr="00000000">
        <w:rPr>
          <w:color w:val="ff0000"/>
          <w:rtl w:val="0"/>
        </w:rPr>
        <w:t xml:space="preserve">)</w:t>
      </w:r>
    </w:p>
    <w:p w:rsidR="00000000" w:rsidDel="00000000" w:rsidP="00000000" w:rsidRDefault="00000000" w:rsidRPr="00000000" w14:paraId="00000438">
      <w:pPr>
        <w:numPr>
          <w:ilvl w:val="0"/>
          <w:numId w:val="1"/>
        </w:numPr>
        <w:ind w:left="720" w:hanging="360"/>
        <w:rPr>
          <w:color w:val="ff0000"/>
          <w:u w:val="none"/>
        </w:rPr>
      </w:pPr>
      <w:r w:rsidDel="00000000" w:rsidR="00000000" w:rsidRPr="00000000">
        <w:rPr>
          <w:color w:val="ff0000"/>
          <w:rtl w:val="0"/>
        </w:rPr>
        <w:t xml:space="preserve">ABSOLUG (</w:t>
      </w:r>
      <w:r w:rsidDel="00000000" w:rsidR="00000000" w:rsidRPr="00000000">
        <w:rPr>
          <w:color w:val="ff0000"/>
          <w:shd w:fill="bed0f6" w:val="clear"/>
          <w:rtl w:val="0"/>
        </w:rPr>
        <w:t xml:space="preserve">von Essen and Lambin, 2023</w:t>
      </w:r>
      <w:r w:rsidDel="00000000" w:rsidR="00000000" w:rsidRPr="00000000">
        <w:rPr>
          <w:color w:val="ff0000"/>
          <w:rtl w:val="0"/>
        </w:rPr>
        <w:t xml:space="preserve">)</w:t>
      </w:r>
    </w:p>
    <w:p w:rsidR="00000000" w:rsidDel="00000000" w:rsidP="00000000" w:rsidRDefault="00000000" w:rsidRPr="00000000" w14:paraId="00000439">
      <w:pPr>
        <w:numPr>
          <w:ilvl w:val="0"/>
          <w:numId w:val="1"/>
        </w:numPr>
        <w:ind w:left="720" w:hanging="360"/>
        <w:rPr>
          <w:color w:val="ff0000"/>
          <w:u w:val="none"/>
        </w:rPr>
      </w:pPr>
      <w:r w:rsidDel="00000000" w:rsidR="00000000" w:rsidRPr="00000000">
        <w:rPr>
          <w:color w:val="ff0000"/>
          <w:rtl w:val="0"/>
        </w:rPr>
        <w:t xml:space="preserve">SimPachamama (</w:t>
      </w:r>
      <w:r w:rsidDel="00000000" w:rsidR="00000000" w:rsidRPr="00000000">
        <w:rPr>
          <w:color w:val="ff0000"/>
          <w:shd w:fill="bed0f6" w:val="clear"/>
          <w:rtl w:val="0"/>
        </w:rPr>
        <w:t xml:space="preserve">Andersen et al., 2017</w:t>
      </w:r>
      <w:r w:rsidDel="00000000" w:rsidR="00000000" w:rsidRPr="00000000">
        <w:rPr>
          <w:color w:val="ff0000"/>
          <w:rtl w:val="0"/>
        </w:rPr>
        <w:t xml:space="preserve">)</w:t>
      </w:r>
    </w:p>
    <w:p w:rsidR="00000000" w:rsidDel="00000000" w:rsidP="00000000" w:rsidRDefault="00000000" w:rsidRPr="00000000" w14:paraId="0000043A">
      <w:pPr>
        <w:numPr>
          <w:ilvl w:val="0"/>
          <w:numId w:val="1"/>
        </w:numPr>
        <w:ind w:left="720" w:hanging="360"/>
        <w:rPr>
          <w:color w:val="ff0000"/>
          <w:u w:val="none"/>
        </w:rPr>
      </w:pPr>
      <w:commentRangeStart w:id="153"/>
      <w:r w:rsidDel="00000000" w:rsidR="00000000" w:rsidRPr="00000000">
        <w:rPr>
          <w:color w:val="ff0000"/>
          <w:rtl w:val="0"/>
        </w:rPr>
        <w:t xml:space="preserve">RepastSimphony</w:t>
      </w:r>
      <w:commentRangeEnd w:id="153"/>
      <w:r w:rsidDel="00000000" w:rsidR="00000000" w:rsidRPr="00000000">
        <w:commentReference w:id="153"/>
      </w:r>
      <w:r w:rsidDel="00000000" w:rsidR="00000000" w:rsidRPr="00000000">
        <w:rPr>
          <w:color w:val="ff0000"/>
          <w:rtl w:val="0"/>
        </w:rPr>
        <w:t xml:space="preserve"> (</w:t>
      </w:r>
      <w:commentRangeStart w:id="154"/>
      <w:r w:rsidDel="00000000" w:rsidR="00000000" w:rsidRPr="00000000">
        <w:rPr>
          <w:color w:val="ff0000"/>
          <w:rtl w:val="0"/>
        </w:rPr>
        <w:t xml:space="preserve">North et al., 2013</w:t>
      </w:r>
      <w:commentRangeEnd w:id="154"/>
      <w:r w:rsidDel="00000000" w:rsidR="00000000" w:rsidRPr="00000000">
        <w:commentReference w:id="154"/>
      </w:r>
      <w:r w:rsidDel="00000000" w:rsidR="00000000" w:rsidRPr="00000000">
        <w:rPr>
          <w:color w:val="ff0000"/>
          <w:rtl w:val="0"/>
        </w:rPr>
        <w:t xml:space="preserve">)</w:t>
      </w:r>
    </w:p>
    <w:p w:rsidR="00000000" w:rsidDel="00000000" w:rsidP="00000000" w:rsidRDefault="00000000" w:rsidRPr="00000000" w14:paraId="0000043B">
      <w:pPr>
        <w:ind w:left="0" w:firstLine="0"/>
        <w:rPr/>
      </w:pPr>
      <w:r w:rsidDel="00000000" w:rsidR="00000000" w:rsidRPr="00000000">
        <w:rPr>
          <w:rtl w:val="0"/>
        </w:rPr>
        <w:t xml:space="preserve"> </w:t>
      </w:r>
    </w:p>
    <w:p w:rsidR="00000000" w:rsidDel="00000000" w:rsidP="00000000" w:rsidRDefault="00000000" w:rsidRPr="00000000" w14:paraId="0000043C">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tbl>
      <w:tblPr>
        <w:tblStyle w:val="Table13"/>
        <w:tblW w:w="13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05"/>
        <w:gridCol w:w="1320"/>
        <w:gridCol w:w="1710"/>
        <w:gridCol w:w="2280"/>
        <w:gridCol w:w="3060"/>
        <w:gridCol w:w="2550"/>
        <w:gridCol w:w="915"/>
        <w:tblGridChange w:id="0">
          <w:tblGrid>
            <w:gridCol w:w="540"/>
            <w:gridCol w:w="705"/>
            <w:gridCol w:w="1320"/>
            <w:gridCol w:w="1710"/>
            <w:gridCol w:w="2280"/>
            <w:gridCol w:w="3060"/>
            <w:gridCol w:w="2550"/>
            <w:gridCol w:w="915"/>
          </w:tblGrid>
        </w:tblGridChange>
      </w:tblGrid>
      <w:tr>
        <w:trPr>
          <w:cantSplit w:val="0"/>
          <w:trHeight w:val="1170" w:hRule="atLeast"/>
          <w:tblHeader w:val="0"/>
        </w:trPr>
        <w:tc>
          <w:tcPr>
            <w:gridSpan w:val="8"/>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43F">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5"/>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7">
            <w:pPr>
              <w:widowControl w:val="0"/>
              <w:jc w:val="center"/>
              <w:rPr>
                <w:sz w:val="20"/>
                <w:szCs w:val="20"/>
              </w:rPr>
            </w:pPr>
            <w:r w:rsidDel="00000000" w:rsidR="00000000" w:rsidRPr="00000000">
              <w:rPr>
                <w:rFonts w:ascii="Avenir" w:cs="Avenir" w:eastAsia="Avenir" w:hAnsi="Avenir"/>
                <w:b w:val="1"/>
                <w:sz w:val="16"/>
                <w:szCs w:val="16"/>
                <w:rtl w:val="0"/>
              </w:rPr>
              <w:t xml:space="preserve">Models</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C">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E">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4F">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0">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1">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2">
            <w:pPr>
              <w:widowControl w:val="0"/>
              <w:jc w:val="center"/>
              <w:rPr>
                <w:sz w:val="20"/>
                <w:szCs w:val="20"/>
              </w:rPr>
            </w:pPr>
            <w:r w:rsidDel="00000000" w:rsidR="00000000" w:rsidRPr="00000000">
              <w:rPr>
                <w:rFonts w:ascii="Avenir" w:cs="Avenir" w:eastAsia="Avenir" w:hAnsi="Avenir"/>
                <w:b w:val="1"/>
                <w:sz w:val="16"/>
                <w:szCs w:val="16"/>
                <w:rtl w:val="0"/>
              </w:rPr>
              <w:t xml:space="preserve">References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3">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4">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455">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8">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45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Fischer et al. (2016)</w:t>
            </w:r>
          </w:p>
          <w:p w:rsidR="00000000" w:rsidDel="00000000" w:rsidP="00000000" w:rsidRDefault="00000000" w:rsidRPr="00000000" w14:paraId="0000045C">
            <w:pPr>
              <w:widowControl w:val="0"/>
              <w:rPr>
                <w:sz w:val="20"/>
                <w:szCs w:val="20"/>
              </w:rPr>
            </w:pPr>
            <w:r w:rsidDel="00000000" w:rsidR="00000000" w:rsidRPr="00000000">
              <w:rPr>
                <w:rFonts w:ascii="Avenir" w:cs="Avenir" w:eastAsia="Avenir" w:hAnsi="Avenir"/>
                <w:sz w:val="16"/>
                <w:szCs w:val="16"/>
                <w:rtl w:val="0"/>
              </w:rPr>
              <w:t xml:space="preserve">Maréchaux &amp; Chave (2017)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5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5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60">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1">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46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46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6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65">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66">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46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imaging spectroscopy</w:t>
            </w:r>
          </w:p>
          <w:p w:rsidR="00000000" w:rsidDel="00000000" w:rsidP="00000000" w:rsidRDefault="00000000" w:rsidRPr="00000000" w14:paraId="0000046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69">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6A">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6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6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6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46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46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47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47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7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7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47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47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7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7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7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7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47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47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7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7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7F">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1">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48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48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48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48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487">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Weng et al. (2022)</w:t>
            </w:r>
          </w:p>
          <w:p w:rsidR="00000000" w:rsidDel="00000000" w:rsidP="00000000" w:rsidRDefault="00000000" w:rsidRPr="00000000" w14:paraId="0000048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 et al. (2023)</w:t>
            </w:r>
          </w:p>
          <w:p w:rsidR="00000000" w:rsidDel="00000000" w:rsidP="00000000" w:rsidRDefault="00000000" w:rsidRPr="00000000" w14:paraId="0000048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Longo et al. (2019)</w:t>
            </w:r>
          </w:p>
          <w:p w:rsidR="00000000" w:rsidDel="00000000" w:rsidP="00000000" w:rsidRDefault="00000000" w:rsidRPr="00000000" w14:paraId="0000048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Kim et al. (2015)</w:t>
            </w:r>
          </w:p>
          <w:p w:rsidR="00000000" w:rsidDel="00000000" w:rsidP="00000000" w:rsidRDefault="00000000" w:rsidRPr="00000000" w14:paraId="0000048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Koven et al. (2020)</w:t>
            </w:r>
          </w:p>
          <w:p w:rsidR="00000000" w:rsidDel="00000000" w:rsidP="00000000" w:rsidRDefault="00000000" w:rsidRPr="00000000" w14:paraId="0000048D">
            <w:pPr>
              <w:widowControl w:val="0"/>
              <w:rPr>
                <w:sz w:val="20"/>
                <w:szCs w:val="20"/>
              </w:rPr>
            </w:pPr>
            <w:r w:rsidDel="00000000" w:rsidR="00000000" w:rsidRPr="00000000">
              <w:rPr>
                <w:rFonts w:ascii="Avenir" w:cs="Avenir" w:eastAsia="Avenir" w:hAnsi="Avenir"/>
                <w:sz w:val="16"/>
                <w:szCs w:val="16"/>
                <w:rtl w:val="0"/>
              </w:rPr>
              <w:t xml:space="preserve">Hickler et al. (2012)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8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8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49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49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9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9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9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95">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A">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9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49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49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49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49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Lawrence et al. (2019)</w:t>
            </w:r>
          </w:p>
          <w:p w:rsidR="00000000" w:rsidDel="00000000" w:rsidP="00000000" w:rsidRDefault="00000000" w:rsidRPr="00000000" w14:paraId="000004A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Ricciuto et al. (2018)</w:t>
            </w:r>
          </w:p>
          <w:p w:rsidR="00000000" w:rsidDel="00000000" w:rsidP="00000000" w:rsidRDefault="00000000" w:rsidRPr="00000000" w14:paraId="000004A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Harper et al. (2018)</w:t>
            </w:r>
          </w:p>
          <w:p w:rsidR="00000000" w:rsidDel="00000000" w:rsidP="00000000" w:rsidRDefault="00000000" w:rsidRPr="00000000" w14:paraId="000004A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Reick et al. (2021)</w:t>
            </w:r>
          </w:p>
          <w:p w:rsidR="00000000" w:rsidDel="00000000" w:rsidP="00000000" w:rsidRDefault="00000000" w:rsidRPr="00000000" w14:paraId="000004A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Krinner et al. (2005)</w:t>
            </w:r>
          </w:p>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16"/>
                <w:szCs w:val="16"/>
                <w:rtl w:val="0"/>
              </w:rPr>
              <w:t xml:space="preserve">Sitch et al. (2008)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A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A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A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A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A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AC">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sz w:val="20"/>
                <w:szCs w:val="20"/>
              </w:rPr>
            </w:pPr>
            <w:r w:rsidDel="00000000" w:rsidR="00000000" w:rsidRPr="00000000">
              <w:rPr>
                <w:rtl w:val="0"/>
              </w:rPr>
            </w:r>
          </w:p>
        </w:tc>
      </w:tr>
      <w:tr>
        <w:trPr>
          <w:cantSplit w:val="0"/>
          <w:trHeight w:val="94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0">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B3">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Bloom et al. (2016)</w:t>
            </w:r>
          </w:p>
          <w:p w:rsidR="00000000" w:rsidDel="00000000" w:rsidP="00000000" w:rsidRDefault="00000000" w:rsidRPr="00000000" w14:paraId="000004B5">
            <w:pPr>
              <w:widowControl w:val="0"/>
              <w:rPr>
                <w:sz w:val="20"/>
                <w:szCs w:val="20"/>
              </w:rPr>
            </w:pPr>
            <w:r w:rsidDel="00000000" w:rsidR="00000000" w:rsidRPr="00000000">
              <w:rPr>
                <w:rFonts w:ascii="Avenir" w:cs="Avenir" w:eastAsia="Avenir" w:hAnsi="Avenir"/>
                <w:sz w:val="16"/>
                <w:szCs w:val="16"/>
                <w:rtl w:val="0"/>
              </w:rPr>
              <w:t xml:space="preserve">Braghiere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B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B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B9">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C">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D">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B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4C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CMS-Flux</w:t>
            </w:r>
          </w:p>
          <w:p w:rsidR="00000000" w:rsidDel="00000000" w:rsidP="00000000" w:rsidRDefault="00000000" w:rsidRPr="00000000" w14:paraId="000004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4C2">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Peters et al. (2007)</w:t>
            </w:r>
          </w:p>
          <w:p w:rsidR="00000000" w:rsidDel="00000000" w:rsidP="00000000" w:rsidRDefault="00000000" w:rsidRPr="00000000" w14:paraId="000004C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Liu et al. (2020)</w:t>
            </w:r>
          </w:p>
          <w:p w:rsidR="00000000" w:rsidDel="00000000" w:rsidP="00000000" w:rsidRDefault="00000000" w:rsidRPr="00000000" w14:paraId="000004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Stein et al. (2015)</w:t>
            </w:r>
          </w:p>
          <w:p w:rsidR="00000000" w:rsidDel="00000000" w:rsidP="00000000" w:rsidRDefault="00000000" w:rsidRPr="00000000" w14:paraId="000004C6">
            <w:pPr>
              <w:widowControl w:val="0"/>
              <w:rPr>
                <w:sz w:val="20"/>
                <w:szCs w:val="20"/>
              </w:rPr>
            </w:pPr>
            <w:r w:rsidDel="00000000" w:rsidR="00000000" w:rsidRPr="00000000">
              <w:rPr>
                <w:rFonts w:ascii="Avenir" w:cs="Avenir" w:eastAsia="Avenir" w:hAnsi="Avenir"/>
                <w:sz w:val="16"/>
                <w:szCs w:val="16"/>
                <w:rtl w:val="0"/>
              </w:rPr>
              <w:t xml:space="preserve">Dayalu et al. (2024)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4C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C9">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CC">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C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C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C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D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D1">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2">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3">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MapBiomas Fire</w:t>
            </w:r>
          </w:p>
          <w:p w:rsidR="00000000" w:rsidDel="00000000" w:rsidP="00000000" w:rsidRDefault="00000000" w:rsidRPr="00000000" w14:paraId="000004D6">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Alencar et al. (2022)</w:t>
            </w:r>
          </w:p>
          <w:p w:rsidR="00000000" w:rsidDel="00000000" w:rsidP="00000000" w:rsidRDefault="00000000" w:rsidRPr="00000000" w14:paraId="000004D8">
            <w:pPr>
              <w:widowControl w:val="0"/>
              <w:rPr>
                <w:sz w:val="20"/>
                <w:szCs w:val="20"/>
              </w:rPr>
            </w:pPr>
            <w:r w:rsidDel="00000000" w:rsidR="00000000" w:rsidRPr="00000000">
              <w:rPr>
                <w:rFonts w:ascii="Avenir" w:cs="Avenir" w:eastAsia="Avenir" w:hAnsi="Avenir"/>
                <w:sz w:val="16"/>
                <w:szCs w:val="16"/>
                <w:rtl w:val="0"/>
              </w:rPr>
              <w:t xml:space="preserve">Nathaniel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D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DB">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DC">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4D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D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E0">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E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E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E3">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E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E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E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E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EA">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B">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C">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E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4EF">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4F1">
            <w:pPr>
              <w:widowControl w:val="0"/>
              <w:rPr>
                <w:sz w:val="20"/>
                <w:szCs w:val="20"/>
              </w:rPr>
            </w:pPr>
            <w:r w:rsidDel="00000000" w:rsidR="00000000" w:rsidRPr="00000000">
              <w:rPr>
                <w:rFonts w:ascii="Avenir" w:cs="Avenir" w:eastAsia="Avenir" w:hAnsi="Avenir"/>
                <w:sz w:val="16"/>
                <w:szCs w:val="16"/>
                <w:rtl w:val="0"/>
              </w:rPr>
              <w:t xml:space="preserve">RepastSimphony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von Essen &amp; Lambin (2023)</w:t>
            </w:r>
          </w:p>
          <w:p w:rsidR="00000000" w:rsidDel="00000000" w:rsidP="00000000" w:rsidRDefault="00000000" w:rsidRPr="00000000" w14:paraId="000004F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Andersen et al. (2017)</w:t>
            </w:r>
          </w:p>
          <w:p w:rsidR="00000000" w:rsidDel="00000000" w:rsidP="00000000" w:rsidRDefault="00000000" w:rsidRPr="00000000" w14:paraId="000004F4">
            <w:pPr>
              <w:widowControl w:val="0"/>
              <w:rPr>
                <w:sz w:val="20"/>
                <w:szCs w:val="20"/>
              </w:rPr>
            </w:pPr>
            <w:r w:rsidDel="00000000" w:rsidR="00000000" w:rsidRPr="00000000">
              <w:rPr>
                <w:rFonts w:ascii="Avenir" w:cs="Avenir" w:eastAsia="Avenir" w:hAnsi="Avenir"/>
                <w:sz w:val="16"/>
                <w:szCs w:val="16"/>
                <w:rtl w:val="0"/>
              </w:rPr>
              <w:t xml:space="preserve">North et al. (2013)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F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4F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4F8">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F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F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F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F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F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F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4F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500">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50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management data</w:t>
            </w:r>
          </w:p>
          <w:p w:rsidR="00000000" w:rsidDel="00000000" w:rsidP="00000000" w:rsidRDefault="00000000" w:rsidRPr="00000000" w14:paraId="0000050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Crop/timber yields</w:t>
            </w:r>
          </w:p>
          <w:p w:rsidR="00000000" w:rsidDel="00000000" w:rsidP="00000000" w:rsidRDefault="00000000" w:rsidRPr="00000000" w14:paraId="0000050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50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50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50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50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PANGEA modeling activities will cut across all Science Themes. Modeling efforts early in PANGEA will help inform which key areas, variables, and mechanisms drive uncertainty in patterns, processes and predictions of relevant quantities in tropical moist forests. During PANGEA ground and airborne campaigns, measurements will be prioritized that can be directly used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tbl>
      <w:tblPr>
        <w:tblStyle w:val="Table1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0E">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511">
      <w:pPr>
        <w:ind w:left="0" w:firstLine="0"/>
        <w:rPr/>
      </w:pPr>
      <w:r w:rsidDel="00000000" w:rsidR="00000000" w:rsidRPr="00000000">
        <w:rPr>
          <w:rtl w:val="0"/>
        </w:rPr>
      </w:r>
    </w:p>
    <w:p w:rsidR="00000000" w:rsidDel="00000000" w:rsidP="00000000" w:rsidRDefault="00000000" w:rsidRPr="00000000" w14:paraId="00000512">
      <w:pPr>
        <w:rPr/>
      </w:pPr>
      <w:commentRangeStart w:id="155"/>
      <w:r w:rsidDel="00000000" w:rsidR="00000000" w:rsidRPr="00000000">
        <w:rPr>
          <w:rtl w:val="0"/>
        </w:rPr>
        <w:t xml:space="preserve">PANGEA data synthesis activities are integral to PANGEA’s scientific approach, facilitating the upscaling of landscape ground and airborne measurements to regional and pan-tropical scales. </w:t>
      </w:r>
      <w:r w:rsidDel="00000000" w:rsidR="00000000" w:rsidRPr="00000000">
        <w:rPr>
          <w:rtl w:val="0"/>
        </w:rPr>
        <w:t xml:space="preserve">By measuring key variables using airborne remote sensing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This model can then be used to map pan-tropical impacts on forest biomass following specific drought scenarios, enhancing our understanding of ecosystem responses to environmental stressors across diverse tropical landscapes.</w:t>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commentRangeStart w:id="156"/>
      <w:r w:rsidDel="00000000" w:rsidR="00000000" w:rsidRPr="00000000">
        <w:rPr>
          <w:rtl w:val="0"/>
        </w:rPr>
        <w:t xml:space="preserve">PANGEA will leverage multiple data synthesis approaches to enhance our understanding of tropical forest dynamics. </w:t>
      </w:r>
      <w:r w:rsidDel="00000000" w:rsidR="00000000" w:rsidRPr="00000000">
        <w:rPr>
          <w:rtl w:val="0"/>
        </w:rPr>
        <w:t xml:space="preserve">For example, there is great potential to use 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predictors, which are particularly critical in the complex ecosystems of tropical forests dominated by multi-factorial processes.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shd w:fill="c9daf8" w:val="clear"/>
          <w:rtl w:val="0"/>
        </w:rPr>
        <w:t xml:space="preserve">Swaminathan</w:t>
      </w:r>
      <w:r w:rsidDel="00000000" w:rsidR="00000000" w:rsidRPr="00000000">
        <w:rPr>
          <w:shd w:fill="c9daf8" w:val="clea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shd w:fill="c9daf8" w:val="clear"/>
          <w:rtl w:val="0"/>
        </w:rPr>
        <w:t xml:space="preserve">Li et al., 2023</w:t>
      </w:r>
      <w:r w:rsidDel="00000000" w:rsidR="00000000" w:rsidRPr="00000000">
        <w:rPr>
          <w:shd w:fill="c9daf8" w:val="clear"/>
          <w:rtl w:val="0"/>
        </w:rPr>
        <w:t xml:space="preserve">; </w:t>
      </w:r>
      <w:r w:rsidDel="00000000" w:rsidR="00000000" w:rsidRPr="00000000">
        <w:rPr>
          <w:shd w:fill="c9daf8" w:val="clear"/>
          <w:rtl w:val="0"/>
        </w:rPr>
        <w:t xml:space="preserve">Meunier et al., 2024</w:t>
      </w:r>
      <w:r w:rsidDel="00000000" w:rsidR="00000000" w:rsidRPr="00000000">
        <w:rPr>
          <w:rtl w:val="0"/>
        </w:rPr>
        <w:t xml:space="preserve">). To improve the interpretability of these AI/ML models, PANGEA will implement several known techniques, such as Feature Importance Analysis, which quantifies and highlights the most influential factors driving the model's predictions, and Partial Dependence Plots, which can be employed to visualize how changes in specific variables impact predicted outcomes, providing insights into the underlying ecological processes. Additionally, incorporating non-AI techniques like Causal Inference can help us understand cause-and-effect relationships within PANGEA data, offering a complementary perspective that enhances our mechanistic understanding. These strategies will not only improve our grasp of tropical forest dynamics but also provide valuable insights that can be integrated into process-based models for more accurate predictions.</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Another powerful data synthesis technique is the </w:t>
      </w:r>
      <w:r w:rsidDel="00000000" w:rsidR="00000000" w:rsidRPr="00000000">
        <w:rPr>
          <w:rtl w:val="0"/>
        </w:rPr>
        <w:t xml:space="preserve">space-for-time</w:t>
      </w:r>
      <w:r w:rsidDel="00000000" w:rsidR="00000000" w:rsidRPr="00000000">
        <w:rPr>
          <w:rtl w:val="0"/>
        </w:rPr>
        <w:t xml:space="preserve"> substitution approach, which, despite its limitations, can be particularly useful for understanding long-term dynamics in the absence of extensive temporal data series, whether remote-sensing or field-based, and used for constraining models as well </w:t>
      </w:r>
      <w:r w:rsidDel="00000000" w:rsidR="00000000" w:rsidRPr="00000000">
        <w:rPr>
          <w:rtl w:val="0"/>
        </w:rPr>
        <w:t xml:space="preserve">(</w:t>
      </w:r>
      <w:r w:rsidDel="00000000" w:rsidR="00000000" w:rsidRPr="00000000">
        <w:rPr>
          <w:shd w:fill="c9daf8" w:val="clear"/>
          <w:rtl w:val="0"/>
        </w:rPr>
        <w:t xml:space="preserve">Ma et al., 2017</w:t>
      </w:r>
      <w:r w:rsidDel="00000000" w:rsidR="00000000" w:rsidRPr="00000000">
        <w:rPr>
          <w:rtl w:val="0"/>
        </w:rPr>
        <w:t xml:space="preserve">)</w:t>
      </w:r>
      <w:r w:rsidDel="00000000" w:rsidR="00000000" w:rsidRPr="00000000">
        <w:rPr>
          <w:rtl w:val="0"/>
        </w:rPr>
        <w:t xml:space="preserve">. One significant challenge in understanding tropical forest dynamics is the limitation of current satellite biomass products. For example, while recent products like GEDI offer high spatial resolution, they only cover the past few years, restricting our ability to monitor long-term biomass changes. To overcome this challenge and obtain long-term, high-resolution forest biomass regrowth data, previous work used a space-for-time substitution approach, which calculates biomass carbon recovery from a single snapshot of current biomass data in areas that experience disturbance in different years (</w:t>
      </w:r>
      <w:r w:rsidDel="00000000" w:rsidR="00000000" w:rsidRPr="00000000">
        <w:rPr>
          <w:shd w:fill="c9daf8" w:val="clear"/>
          <w:rtl w:val="0"/>
        </w:rPr>
        <w:t xml:space="preserve">Heinrich et al., 2021</w:t>
      </w:r>
      <w:r w:rsidDel="00000000" w:rsidR="00000000" w:rsidRPr="00000000">
        <w:rPr>
          <w:rtl w:val="0"/>
        </w:rPr>
        <w:t xml:space="preserve">; </w:t>
      </w:r>
      <w:r w:rsidDel="00000000" w:rsidR="00000000" w:rsidRPr="00000000">
        <w:rPr>
          <w:shd w:fill="c9daf8" w:val="clea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w:t>
      </w:r>
      <w:commentRangeEnd w:id="156"/>
      <w:r w:rsidDel="00000000" w:rsidR="00000000" w:rsidRPr="00000000">
        <w:commentReference w:id="156"/>
      </w:r>
      <w:r w:rsidDel="00000000" w:rsidR="00000000" w:rsidRPr="00000000">
        <w:rPr>
          <w:rtl w:val="0"/>
        </w:rPr>
      </w:r>
    </w:p>
    <w:p w:rsidR="00000000" w:rsidDel="00000000" w:rsidP="00000000" w:rsidRDefault="00000000" w:rsidRPr="00000000" w14:paraId="00000517">
      <w:pPr>
        <w:pStyle w:val="Heading4"/>
        <w:rPr>
          <w:color w:val="ff0000"/>
        </w:rPr>
      </w:pPr>
      <w:bookmarkStart w:colFirst="0" w:colLast="0" w:name="_yl0rsrank7iw" w:id="40"/>
      <w:bookmarkEnd w:id="40"/>
      <w:r w:rsidDel="00000000" w:rsidR="00000000" w:rsidRPr="00000000">
        <w:rPr>
          <w:rtl w:val="0"/>
        </w:rPr>
        <w:t xml:space="preserve">6</w:t>
      </w:r>
      <w:r w:rsidDel="00000000" w:rsidR="00000000" w:rsidRPr="00000000">
        <w:rPr>
          <w:rtl w:val="0"/>
        </w:rPr>
        <w:t xml:space="preserve">.4.2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518">
      <w:pPr>
        <w:spacing w:after="240" w:lineRule="auto"/>
        <w:rPr/>
      </w:pPr>
      <w:r w:rsidDel="00000000" w:rsidR="00000000" w:rsidRPr="00000000">
        <w:rPr>
          <w:rtl w:val="0"/>
        </w:rPr>
        <w:t xml:space="preserve">Coordination with established modeling and data integration communities is crucial to extend the impact of PANGEA beyond field and satellite observations. An important PANGEA partnership is with the </w:t>
      </w:r>
      <w:r w:rsidDel="00000000" w:rsidR="00000000" w:rsidRPr="00000000">
        <w:rPr>
          <w:rtl w:val="0"/>
        </w:rPr>
        <w:t xml:space="preserve">International</w:t>
      </w:r>
      <w:r w:rsidDel="00000000" w:rsidR="00000000" w:rsidRPr="00000000">
        <w:rPr>
          <w:rtl w:val="0"/>
        </w:rPr>
        <w:t xml:space="preserve"> Land Model Benchmarking (ILAMB) project (Collier at al., 2018). Data collected through PANGEA can become new benchmarking datasets, critical for model development. These datasets will be highly valuable for evaluating and improving models used in global efforts, including the land components of the Coupled Model Intercomparison Project (CMIP). This partnership will enhance the representation of tropical ecosystems in Earth system models by providing benchmarks specifically tailored to tropical forests, helping global models achieve higher accuracy in their predictions. Another key partner is NGEE-Tropics, which, while scheduled to sunset around the time PANGEA enters its most active phase, provides a rich foundation of knowledge, modeling tools including the FATES model (Functionally Assembled Terrestrial Ecosystem Simulator; </w:t>
      </w:r>
      <w:r w:rsidDel="00000000" w:rsidR="00000000" w:rsidRPr="00000000">
        <w:rPr>
          <w:shd w:fill="bed0f6" w:val="clear"/>
          <w:rtl w:val="0"/>
        </w:rPr>
        <w:t xml:space="preserve">Koven et al., 2020</w:t>
      </w:r>
      <w:r w:rsidDel="00000000" w:rsidR="00000000" w:rsidRPr="00000000">
        <w:rPr>
          <w:rtl w:val="0"/>
        </w:rPr>
        <w:t xml:space="preserve">), and data. Leveraging the outputs from NGEE-Tropics during the transition phase will align methodologies and objectives, ensuring continuity in tropical forest research.</w:t>
      </w:r>
    </w:p>
    <w:p w:rsidR="00000000" w:rsidDel="00000000" w:rsidP="00000000" w:rsidRDefault="00000000" w:rsidRPr="00000000" w14:paraId="00000519">
      <w:pPr>
        <w:spacing w:after="240" w:before="240" w:lineRule="auto"/>
        <w:ind w:left="0" w:firstLine="0"/>
        <w:rPr/>
      </w:pPr>
      <w:r w:rsidDel="00000000" w:rsidR="00000000" w:rsidRPr="00000000">
        <w:rPr>
          <w:rtl w:val="0"/>
        </w:rPr>
        <w:t xml:space="preserve">Collaboration with the Global Modeling and Assimilation Office (GMAO)</w:t>
      </w:r>
      <w:r w:rsidDel="00000000" w:rsidR="00000000" w:rsidRPr="00000000">
        <w:rPr>
          <w:b w:val="1"/>
          <w:rtl w:val="0"/>
        </w:rPr>
        <w:t xml:space="preserve"> </w:t>
      </w:r>
      <w:r w:rsidDel="00000000" w:rsidR="00000000" w:rsidRPr="00000000">
        <w:rPr>
          <w:rtl w:val="0"/>
        </w:rPr>
        <w:t xml:space="preserve">can provide PANGEA with advanced data assimilation techniques, facilitating the integration of PANGEA acquisitions and satellite data into predictive models of tropical forest dynamics. GMAO’s established frameworks for atmospheric and land data assimilation could significantly enhance PANGEA’s capacity to model tropical forests under current and future climate scenarios (</w:t>
      </w:r>
      <w:r w:rsidDel="00000000" w:rsidR="00000000" w:rsidRPr="00000000">
        <w:rPr>
          <w:highlight w:val="yellow"/>
          <w:rtl w:val="0"/>
        </w:rPr>
        <w:t xml:space="preserve">REF</w:t>
      </w:r>
      <w:r w:rsidDel="00000000" w:rsidR="00000000" w:rsidRPr="00000000">
        <w:rPr>
          <w:rtl w:val="0"/>
        </w:rPr>
        <w:t xml:space="preserve">). </w:t>
      </w:r>
      <w:commentRangeStart w:id="157"/>
      <w:r w:rsidDel="00000000" w:rsidR="00000000" w:rsidRPr="00000000">
        <w:rPr>
          <w:rtl w:val="0"/>
        </w:rPr>
        <w:t xml:space="preserve">The</w:t>
      </w:r>
      <w:commentRangeEnd w:id="157"/>
      <w:r w:rsidDel="00000000" w:rsidR="00000000" w:rsidRPr="00000000">
        <w:commentReference w:id="157"/>
      </w:r>
      <w:r w:rsidDel="00000000" w:rsidR="00000000" w:rsidRPr="00000000">
        <w:rPr>
          <w:rtl w:val="0"/>
        </w:rPr>
        <w:t xml:space="preserve"> TRENDY</w:t>
      </w:r>
      <w:r w:rsidDel="00000000" w:rsidR="00000000" w:rsidRPr="00000000">
        <w:rPr>
          <w:b w:val="1"/>
          <w:rtl w:val="0"/>
        </w:rPr>
        <w:t xml:space="preserve"> </w:t>
      </w:r>
      <w:r w:rsidDel="00000000" w:rsidR="00000000" w:rsidRPr="00000000">
        <w:rPr>
          <w:rtl w:val="0"/>
        </w:rPr>
        <w:t xml:space="preserve">project, which coordinates global carbon cycle simulations, represents another important partnership. PANGEA’s detailed site-specific data for tropical forests will be critical for improving the parameterization and performance of TRENDY models, particularly for regional carbon dynamics and fluxes in tropical biomes (</w:t>
      </w:r>
      <w:r w:rsidDel="00000000" w:rsidR="00000000" w:rsidRPr="00000000">
        <w:rPr>
          <w:shd w:fill="c9daf8" w:val="clear"/>
          <w:rtl w:val="0"/>
        </w:rPr>
        <w:t xml:space="preserve">Sitch et al., 2024</w:t>
      </w:r>
      <w:r w:rsidDel="00000000" w:rsidR="00000000" w:rsidRPr="00000000">
        <w:rPr>
          <w:rtl w:val="0"/>
        </w:rPr>
        <w:t xml:space="preserve">). Lastly, the </w:t>
      </w:r>
      <w:r w:rsidDel="00000000" w:rsidR="00000000" w:rsidRPr="00000000">
        <w:rPr>
          <w:rtl w:val="0"/>
        </w:rPr>
        <w:t xml:space="preserve">CMIP </w:t>
      </w:r>
      <w:r w:rsidDel="00000000" w:rsidR="00000000" w:rsidRPr="00000000">
        <w:rPr>
          <w:rtl w:val="0"/>
        </w:rPr>
        <w:t xml:space="preserve">initiative, a global leader in climate modeling, will benefit from PANGEA’s observations, especially in the context of improving the representation of tropical ecosystems. By coordinating with CMIP, PANGEA can ensure that its data and findings contribute to ongoing efforts to enhance land model performance and reduce uncertainties in global projections as a result of tropical forest responses to climate and land-use change.</w:t>
      </w:r>
    </w:p>
    <w:p w:rsidR="00000000" w:rsidDel="00000000" w:rsidP="00000000" w:rsidRDefault="00000000" w:rsidRPr="00000000" w14:paraId="0000051A">
      <w:pPr>
        <w:spacing w:after="240" w:lineRule="auto"/>
        <w:rPr/>
      </w:pPr>
      <w:r w:rsidDel="00000000" w:rsidR="00000000" w:rsidRPr="00000000">
        <w:rPr>
          <w:rtl w:val="0"/>
        </w:rPr>
        <w:t xml:space="preserve">In addition to these well-established communities, PANGEA aims to collaborate with newer initiatives.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shd w:fill="c9daf8" w:val="clea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shd w:fill="c9daf8" w:val="clear"/>
          <w:rtl w:val="0"/>
        </w:rPr>
        <w:t xml:space="preserve">Bloom et al., 2020</w:t>
      </w:r>
      <w:r w:rsidDel="00000000" w:rsidR="00000000" w:rsidRPr="00000000">
        <w:rPr>
          <w:rtl w:val="0"/>
        </w:rPr>
        <w:t xml:space="preserve">)</w:t>
      </w:r>
      <w:r w:rsidDel="00000000" w:rsidR="00000000" w:rsidRPr="00000000">
        <w:rPr>
          <w:rtl w:val="0"/>
        </w:rPr>
        <w:t xml:space="preserve">, which combines satellite and ground-based observations for carbon cycle data assimilation and modeling, and PEcAn</w:t>
      </w:r>
      <w:r w:rsidDel="00000000" w:rsidR="00000000" w:rsidRPr="00000000">
        <w:rPr>
          <w:b w:val="1"/>
          <w:rtl w:val="0"/>
        </w:rPr>
        <w:t xml:space="preserve"> </w:t>
      </w:r>
      <w:r w:rsidDel="00000000" w:rsidR="00000000" w:rsidRPr="00000000">
        <w:rPr>
          <w:rtl w:val="0"/>
        </w:rPr>
        <w:t xml:space="preserve">(Predictive Ecosystem Analyzer</w:t>
      </w:r>
      <w:r w:rsidDel="00000000" w:rsidR="00000000" w:rsidRPr="00000000">
        <w:rPr>
          <w:rtl w:val="0"/>
        </w:rPr>
        <w:t xml:space="preserve">; </w:t>
      </w:r>
      <w:r w:rsidDel="00000000" w:rsidR="00000000" w:rsidRPr="00000000">
        <w:rPr>
          <w:shd w:fill="c9daf8" w:val="clea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shd w:fill="c9daf8" w:val="clear"/>
          <w:rtl w:val="0"/>
        </w:rPr>
        <w:t xml:space="preserve">Do</w:t>
      </w:r>
      <w:r w:rsidDel="00000000" w:rsidR="00000000" w:rsidRPr="00000000">
        <w:rPr>
          <w:shd w:fill="c9daf8" w:val="clear"/>
          <w:rtl w:val="0"/>
        </w:rPr>
        <w:t xml:space="preserve">koohaki et al., 2022</w:t>
      </w:r>
      <w:r w:rsidDel="00000000" w:rsidR="00000000" w:rsidRPr="00000000">
        <w:rPr>
          <w:shd w:fill="c9daf8" w:val="clear"/>
          <w:rtl w:val="0"/>
        </w:rPr>
        <w:t xml:space="preserve">; </w:t>
      </w:r>
      <w:r w:rsidDel="00000000" w:rsidR="00000000" w:rsidRPr="00000000">
        <w:rPr>
          <w:shd w:fill="c9daf8" w:val="clear"/>
          <w:rtl w:val="0"/>
        </w:rPr>
        <w:t xml:space="preserve">Meunier et al., 2021</w:t>
      </w:r>
      <w:r w:rsidDel="00000000" w:rsidR="00000000" w:rsidRPr="00000000">
        <w:rPr>
          <w:rtl w:val="0"/>
        </w:rPr>
        <w:t xml:space="preserve">).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shd w:fill="c9daf8" w:val="clear"/>
          <w:rtl w:val="0"/>
        </w:rPr>
        <w:t xml:space="preserve">Schneider et al., 2017</w:t>
      </w:r>
      <w:r w:rsidDel="00000000" w:rsidR="00000000" w:rsidRPr="00000000">
        <w:rPr>
          <w:rtl w:val="0"/>
        </w:rPr>
        <w:t xml:space="preserve">)</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 These collaborations will help bridge the gap between field data collection and predictive modeling, driving new insights into the functioning of tropical ecosystems and their role in the Earth system. </w:t>
      </w:r>
    </w:p>
    <w:p w:rsidR="00000000" w:rsidDel="00000000" w:rsidP="00000000" w:rsidRDefault="00000000" w:rsidRPr="00000000" w14:paraId="0000051B">
      <w:pPr>
        <w:pStyle w:val="Heading4"/>
        <w:rPr/>
      </w:pPr>
      <w:bookmarkStart w:colFirst="0" w:colLast="0" w:name="_mxrm7legmwc3" w:id="41"/>
      <w:bookmarkEnd w:id="41"/>
      <w:r w:rsidDel="00000000" w:rsidR="00000000" w:rsidRPr="00000000">
        <w:rPr>
          <w:rtl w:val="0"/>
        </w:rPr>
        <w:t xml:space="preserve">6.4.3 Modeling and data integration timeline</w:t>
      </w:r>
    </w:p>
    <w:p w:rsidR="00000000" w:rsidDel="00000000" w:rsidP="00000000" w:rsidRDefault="00000000" w:rsidRPr="00000000" w14:paraId="0000051C">
      <w:pPr>
        <w:rPr/>
      </w:pPr>
      <w:r w:rsidDel="00000000" w:rsidR="00000000" w:rsidRPr="00000000">
        <w:rPr>
          <w:rtl w:val="0"/>
        </w:rPr>
        <w:t xml:space="preserve">Modeling and data synthesis activities will occur throughout the entire duration of PANGEA. However, such tasks will shift focus as the campaign progresses. To reflect the changes in the role of modeling and data synthesis within PANGEA, we describe the activities in three phases.</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commentRangeStart w:id="158"/>
      <w:r w:rsidDel="00000000" w:rsidR="00000000" w:rsidRPr="00000000">
        <w:rPr>
          <w:b w:val="1"/>
          <w:rtl w:val="0"/>
        </w:rPr>
        <w:t xml:space="preserve">Phase 1 (Y1–Y2):</w:t>
      </w:r>
      <w:r w:rsidDel="00000000" w:rsidR="00000000" w:rsidRPr="00000000">
        <w:rPr>
          <w:rtl w:val="0"/>
        </w:rPr>
        <w:t xml:space="preserve"> A Modeling and Data Synthesis Working Group (</w:t>
      </w:r>
      <w:commentRangeStart w:id="159"/>
      <w:r w:rsidDel="00000000" w:rsidR="00000000" w:rsidRPr="00000000">
        <w:rPr>
          <w:rtl w:val="0"/>
        </w:rPr>
        <w:t xml:space="preserve">MDSWG</w:t>
      </w:r>
      <w:commentRangeEnd w:id="159"/>
      <w:r w:rsidDel="00000000" w:rsidR="00000000" w:rsidRPr="00000000">
        <w:commentReference w:id="159"/>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To this end, the group will develop model intercomparison efforts using established benchmarking (e.g., TRENDY, FLUXCOM) and tools (e.g., ILAMB). This effort will inform the campaign design, including which environmental gradients and processes drive the uncertainty and therefore could benefit the most from PANGEA measurements. These efforts may take a non-trivial amount of time, therefore the MDSWG will also seek rapid responses through the use of Observing System Simulation Experiments (OSSEs) based on existing models and drivers to provide a first assessment of key areas of uncertainty and areas that lack representativeness in existing observations.</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b w:val="1"/>
          <w:rtl w:val="0"/>
        </w:rPr>
        <w:t xml:space="preserve">Phase 2 (Y3–Y6):</w:t>
      </w:r>
      <w:r w:rsidDel="00000000" w:rsidR="00000000" w:rsidRPr="00000000">
        <w:rPr>
          <w:rtl w:val="0"/>
        </w:rPr>
        <w:t xml:space="preserve"> MDSWG efforts will focus on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 Activities linked to synthesis will enable the upscaling of findings from local and regional to the global scales. Data synthesis research will focus on using PANGEA datasets to generate products at scale that can be assimilated by inverse and hybrid models, as well as used for benchmarking of process-based models. Projects and datasets collected within the peak data acquisition period, primarily located in tropical Africa and the Americas will be reviewed and synthesized. This process will integrate individual site-level measurements with regional-scale airborne and spaceborne remote sensing imagery to upscale key variables to a pan-tropical level and create wall to wall maps. Additionally, novel inter-comparisons across basins will be conducted. Synthesis approaches will include, but not be limited to, artificial intelligence, machine learning, and space-for-time substitution. Group members working with inverse and hybrid models will use PANGEA data sets and derived synthesis products for quantifying uncertainty in scaled quantification of state variables and fluxes. Importantly, the efforts in this phase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rFonts w:ascii="Arial" w:cs="Arial" w:eastAsia="Arial" w:hAnsi="Arial"/>
          <w:b w:val="0"/>
          <w:i w:val="0"/>
          <w:smallCaps w:val="0"/>
          <w:strike w:val="0"/>
          <w:color w:val="000000"/>
          <w:sz w:val="22"/>
          <w:szCs w:val="22"/>
          <w:u w:val="none"/>
          <w:shd w:fill="auto" w:val="clear"/>
          <w:vertAlign w:val="baseline"/>
          <w:rPrChange w:author="Renato Braghiere" w:id="3" w:date="2024-09-16T18:20:50Z">
            <w:rPr>
              <w:b w:val="1"/>
              <w:color w:val="ff0000"/>
            </w:rPr>
          </w:rPrChange>
        </w:rPr>
        <w:pPrChange w:author="Renato Braghiere" w:id="0" w:date="2024-09-16T18:20:50Z">
          <w:pPr/>
        </w:pPrChange>
      </w:pPr>
      <w:r w:rsidDel="00000000" w:rsidR="00000000" w:rsidRPr="00000000">
        <w:rPr>
          <w:b w:val="1"/>
          <w:rtl w:val="0"/>
        </w:rPr>
        <w:t xml:space="preserve">Phase 3 (Y7–Y9) </w:t>
      </w:r>
      <w:r w:rsidDel="00000000" w:rsidR="00000000" w:rsidRPr="00000000">
        <w:rPr>
          <w:rtl w:val="0"/>
        </w:rPr>
        <w:t xml:space="preserve">will focus on studies that use the constrained and improved models and data products developed during Phase 2 to directly address PANGEA Science questions and test the key hypotheses. Research using process-based models in Phase 3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all Science Themes. </w:t>
      </w:r>
      <w:commentRangeEnd w:id="158"/>
      <w:r w:rsidDel="00000000" w:rsidR="00000000" w:rsidRPr="00000000">
        <w:commentReference w:id="158"/>
      </w:r>
      <w:r w:rsidDel="00000000" w:rsidR="00000000" w:rsidRPr="00000000">
        <w:rPr>
          <w:rtl w:val="0"/>
        </w:rPr>
      </w:r>
    </w:p>
    <w:p w:rsidR="00000000" w:rsidDel="00000000" w:rsidP="00000000" w:rsidRDefault="00000000" w:rsidRPr="00000000" w14:paraId="00000523">
      <w:pPr>
        <w:pStyle w:val="Heading2"/>
        <w:rPr/>
      </w:pPr>
      <w:bookmarkStart w:colFirst="0" w:colLast="0" w:name="_8t6ay0v9gizk" w:id="42"/>
      <w:bookmarkEnd w:id="42"/>
      <w:r w:rsidDel="00000000" w:rsidR="00000000" w:rsidRPr="00000000">
        <w:rPr>
          <w:rtl w:val="0"/>
        </w:rPr>
        <w:t xml:space="preserve">7. Capacity Building, Training, and Education</w:t>
      </w:r>
    </w:p>
    <w:p w:rsidR="00000000" w:rsidDel="00000000" w:rsidP="00000000" w:rsidRDefault="00000000" w:rsidRPr="00000000" w14:paraId="00000524">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Capacity Building, and Education will focus on educating a cohort of graduate students, workforce development training, and Indigenous peoples and local community specific training and capacity building.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PANGEA capacity building, training, and educational activities will be targeted by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 </w:t>
      </w:r>
    </w:p>
    <w:p w:rsidR="00000000" w:rsidDel="00000000" w:rsidP="00000000" w:rsidRDefault="00000000" w:rsidRPr="00000000" w14:paraId="00000527">
      <w:pPr>
        <w:pStyle w:val="Heading3"/>
        <w:rPr/>
      </w:pPr>
      <w:bookmarkStart w:colFirst="0" w:colLast="0" w:name="_gfum07fjqtjo" w:id="43"/>
      <w:bookmarkEnd w:id="43"/>
      <w:r w:rsidDel="00000000" w:rsidR="00000000" w:rsidRPr="00000000">
        <w:rPr>
          <w:rtl w:val="0"/>
        </w:rPr>
        <w:t xml:space="preserve">7.1 </w:t>
      </w:r>
      <w:r w:rsidDel="00000000" w:rsidR="00000000" w:rsidRPr="00000000">
        <w:rPr>
          <w:rtl w:val="0"/>
        </w:rPr>
        <w:t xml:space="preserve">Educating a Cohort of Graduate Students</w:t>
      </w:r>
    </w:p>
    <w:p w:rsidR="00000000" w:rsidDel="00000000" w:rsidP="00000000" w:rsidRDefault="00000000" w:rsidRPr="00000000" w14:paraId="00000528">
      <w:pPr>
        <w:rPr/>
      </w:pPr>
      <w:r w:rsidDel="00000000" w:rsidR="00000000" w:rsidRPr="00000000">
        <w:rPr>
          <w:rtl w:val="0"/>
        </w:rPr>
        <w:t xml:space="preserve">During LBA capacity building was mutually beneficial to the NASA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capable of completing masters and doctoral degrees. About 500 Brazilian students earned MS and Ph.D. degrees associated with LBA projects. While a small portion of the funded students were paid by NASA research projects (mainly for students who did their degrees in the US), most scholarships were awarded through traditional Brazilian mechanisms from their national education and science ministries and through state level research foundations. While the total investment in dollar terms was probably less than 5% of the NASA investment in LBA-ECO and other foreign research activities, the immediate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 program.</w:t>
      </w: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Roughly 50% of the BioSCape science team was from South Africa. Similar to LBA,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w:t>
      </w:r>
    </w:p>
    <w:p w:rsidR="00000000" w:rsidDel="00000000" w:rsidP="00000000" w:rsidRDefault="00000000" w:rsidRPr="00000000" w14:paraId="0000052B">
      <w:pPr>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2C">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we believe that PANGEA can publish 100 first-author papers from scientists in Africa, contributing to closing the Parachute Index gap in Central Africa as described in </w:t>
            </w:r>
            <w:r w:rsidDel="00000000" w:rsidR="00000000" w:rsidRPr="00000000">
              <w:rPr>
                <w:shd w:fill="c9daf8" w:val="clear"/>
                <w:rtl w:val="0"/>
              </w:rPr>
              <w:t xml:space="preserve">Culotta et al. (2024)</w:t>
            </w:r>
            <w:r w:rsidDel="00000000" w:rsidR="00000000" w:rsidRPr="00000000">
              <w:rPr>
                <w:rtl w:val="0"/>
              </w:rPr>
              <w:t xml:space="preserve">. These African scientists will continue the legacy of the PANGEA campaign, in collaboration with international peers across the tropics, well after the end of the campaign.</w:t>
            </w:r>
          </w:p>
        </w:tc>
      </w:tr>
    </w:tbl>
    <w:p w:rsidR="00000000" w:rsidDel="00000000" w:rsidP="00000000" w:rsidRDefault="00000000" w:rsidRPr="00000000" w14:paraId="0000052D">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 to catalyze and promote broader application of NASA spaceborne datasets, particularly those that are well suited for examination alongside the airborne data products, e.g. NISAR, EMIT, PACE, ECOSTRESS, GEDI, and in the future SBG. Working with regional partners, PANGEA will collaborate with host countries on the development of national data banks so that the emerging knowledge from PANGEA can be integrated with and applied to regional and national demands for socio-economic promotion and policy development. PANGEA’s approach to capacity building intends to build NASA Early Adopter user groups in the tropics - particularly for NISAR and SBG, as well as for ESA missions like BIOMASS, CHIME, and FLEX.   </w:t>
      </w:r>
    </w:p>
    <w:p w:rsidR="00000000" w:rsidDel="00000000" w:rsidP="00000000" w:rsidRDefault="00000000" w:rsidRPr="00000000" w14:paraId="0000052E">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 </w:t>
      </w:r>
    </w:p>
    <w:tbl>
      <w:tblPr>
        <w:tblStyle w:val="Table16"/>
        <w:tblpPr w:leftFromText="180" w:rightFromText="180" w:topFromText="180" w:bottomFromText="180" w:vertAnchor="text" w:horzAnchor="text" w:tblpX="0" w:tblpY="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5715"/>
        <w:gridCol w:w="2130"/>
        <w:tblGridChange w:id="0">
          <w:tblGrid>
            <w:gridCol w:w="1425"/>
            <w:gridCol w:w="5715"/>
            <w:gridCol w:w="2130"/>
          </w:tblGrid>
        </w:tblGridChange>
      </w:tblGrid>
      <w:tr>
        <w:trPr>
          <w:cantSplit w:val="0"/>
          <w:trHeight w:val="420" w:hRule="atLeast"/>
          <w:tblHeader w:val="0"/>
        </w:trPr>
        <w:tc>
          <w:tcPr>
            <w:gridSpan w:val="3"/>
          </w:tcPr>
          <w:p w:rsidR="00000000" w:rsidDel="00000000" w:rsidP="00000000" w:rsidRDefault="00000000" w:rsidRPr="00000000" w14:paraId="0000052F">
            <w:pPr>
              <w:widowControl w:val="0"/>
              <w:spacing w:line="240" w:lineRule="auto"/>
              <w:rPr>
                <w:rFonts w:ascii="Avenir" w:cs="Avenir" w:eastAsia="Avenir" w:hAnsi="Avenir"/>
                <w:b w:val="1"/>
                <w:sz w:val="20"/>
                <w:szCs w:val="20"/>
                <w:highlight w:val="yellow"/>
              </w:rPr>
            </w:pPr>
            <w:r w:rsidDel="00000000" w:rsidR="00000000" w:rsidRPr="00000000">
              <w:rPr>
                <w:rFonts w:ascii="Avenir" w:cs="Avenir" w:eastAsia="Avenir" w:hAnsi="Avenir"/>
                <w:b w:val="1"/>
                <w:sz w:val="20"/>
                <w:szCs w:val="20"/>
                <w:highlight w:val="yellow"/>
                <w:rtl w:val="0"/>
              </w:rPr>
              <w:t xml:space="preserve">Table X. </w:t>
            </w:r>
          </w:p>
        </w:tc>
      </w:tr>
      <w:tr>
        <w:trPr>
          <w:cantSplit w:val="0"/>
          <w:tblHeader w:val="0"/>
        </w:trPr>
        <w:tc>
          <w:tcPr>
            <w:shd w:fill="d0e0e3" w:val="clear"/>
          </w:tcPr>
          <w:p w:rsidR="00000000" w:rsidDel="00000000" w:rsidP="00000000" w:rsidRDefault="00000000" w:rsidRPr="00000000" w14:paraId="00000532">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533">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Provider</w:t>
            </w:r>
          </w:p>
        </w:tc>
        <w:tc>
          <w:tcPr>
            <w:shd w:fill="d0e0e3" w:val="clear"/>
          </w:tcPr>
          <w:p w:rsidR="00000000" w:rsidDel="00000000" w:rsidP="00000000" w:rsidRDefault="00000000" w:rsidRPr="00000000" w14:paraId="00000534">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Activity</w:t>
            </w:r>
          </w:p>
        </w:tc>
        <w:tc>
          <w:tcPr>
            <w:shd w:fill="d0e0e3" w:val="clear"/>
          </w:tcPr>
          <w:p w:rsidR="00000000" w:rsidDel="00000000" w:rsidP="00000000" w:rsidRDefault="00000000" w:rsidRPr="00000000" w14:paraId="00000535">
            <w:pPr>
              <w:widowControl w:val="0"/>
              <w:spacing w:line="240" w:lineRule="auto"/>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Target Audience</w:t>
            </w:r>
          </w:p>
        </w:tc>
      </w:tr>
      <w:tr>
        <w:trPr>
          <w:cantSplit w:val="0"/>
          <w:tblHeader w:val="0"/>
        </w:trPr>
        <w:tc>
          <w:tcPr>
            <w:shd w:fill="c9daf8" w:val="clear"/>
          </w:tcPr>
          <w:p w:rsidR="00000000" w:rsidDel="00000000" w:rsidP="00000000" w:rsidRDefault="00000000" w:rsidRPr="00000000" w14:paraId="0000053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ARSET</w:t>
            </w:r>
          </w:p>
        </w:tc>
        <w:tc>
          <w:tcPr/>
          <w:p w:rsidR="00000000" w:rsidDel="00000000" w:rsidP="00000000" w:rsidRDefault="00000000" w:rsidRPr="00000000" w14:paraId="0000053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p>
        </w:tc>
        <w:tc>
          <w:tcPr/>
          <w:p w:rsidR="00000000" w:rsidDel="00000000" w:rsidP="00000000" w:rsidRDefault="00000000" w:rsidRPr="00000000" w14:paraId="0000053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p>
        </w:tc>
      </w:tr>
      <w:tr>
        <w:trPr>
          <w:cantSplit w:val="0"/>
          <w:tblHeader w:val="0"/>
        </w:trPr>
        <w:tc>
          <w:tcPr>
            <w:shd w:fill="c9daf8" w:val="clear"/>
          </w:tcPr>
          <w:p w:rsidR="00000000" w:rsidDel="00000000" w:rsidP="00000000" w:rsidRDefault="00000000" w:rsidRPr="00000000" w14:paraId="00000539">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DAACs</w:t>
            </w:r>
          </w:p>
        </w:tc>
        <w:tc>
          <w:tcPr/>
          <w:p w:rsidR="00000000" w:rsidDel="00000000" w:rsidP="00000000" w:rsidRDefault="00000000" w:rsidRPr="00000000" w14:paraId="0000053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p>
        </w:tc>
        <w:tc>
          <w:tcPr/>
          <w:p w:rsidR="00000000" w:rsidDel="00000000" w:rsidP="00000000" w:rsidRDefault="00000000" w:rsidRPr="00000000" w14:paraId="0000053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at all career stages</w:t>
            </w:r>
          </w:p>
        </w:tc>
      </w:tr>
      <w:tr>
        <w:trPr>
          <w:cantSplit w:val="0"/>
          <w:tblHeader w:val="0"/>
        </w:trPr>
        <w:tc>
          <w:tcPr>
            <w:shd w:fill="c9daf8" w:val="clear"/>
          </w:tcPr>
          <w:p w:rsidR="00000000" w:rsidDel="00000000" w:rsidP="00000000" w:rsidRDefault="00000000" w:rsidRPr="00000000" w14:paraId="0000053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w:t>
            </w:r>
          </w:p>
        </w:tc>
        <w:tc>
          <w:tcPr/>
          <w:p w:rsidR="00000000" w:rsidDel="00000000" w:rsidP="00000000" w:rsidRDefault="00000000" w:rsidRPr="00000000" w14:paraId="0000053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p>
        </w:tc>
        <w:tc>
          <w:tcPr/>
          <w:p w:rsidR="00000000" w:rsidDel="00000000" w:rsidP="00000000" w:rsidRDefault="00000000" w:rsidRPr="00000000" w14:paraId="0000053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Decision makers and the broader workforce</w:t>
            </w:r>
          </w:p>
        </w:tc>
      </w:tr>
      <w:tr>
        <w:trPr>
          <w:cantSplit w:val="0"/>
          <w:tblHeader w:val="0"/>
        </w:trPr>
        <w:tc>
          <w:tcPr>
            <w:shd w:fill="c9daf8" w:val="clear"/>
          </w:tcPr>
          <w:p w:rsidR="00000000" w:rsidDel="00000000" w:rsidP="00000000" w:rsidRDefault="00000000" w:rsidRPr="00000000" w14:paraId="0000053F">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GLOBE</w:t>
            </w:r>
          </w:p>
        </w:tc>
        <w:tc>
          <w:tcPr/>
          <w:p w:rsidR="00000000" w:rsidDel="00000000" w:rsidP="00000000" w:rsidRDefault="00000000" w:rsidRPr="00000000" w14:paraId="00000540">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 </w:t>
            </w:r>
          </w:p>
        </w:tc>
        <w:tc>
          <w:tcPr/>
          <w:p w:rsidR="00000000" w:rsidDel="00000000" w:rsidP="00000000" w:rsidRDefault="00000000" w:rsidRPr="00000000" w14:paraId="0000054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K-12 students, teachers, and citizens</w:t>
            </w:r>
          </w:p>
        </w:tc>
      </w:tr>
      <w:tr>
        <w:trPr>
          <w:cantSplit w:val="0"/>
          <w:tblHeader w:val="0"/>
        </w:trPr>
        <w:tc>
          <w:tcPr>
            <w:shd w:fill="c9daf8" w:val="clear"/>
          </w:tcPr>
          <w:p w:rsidR="00000000" w:rsidDel="00000000" w:rsidP="00000000" w:rsidRDefault="00000000" w:rsidRPr="00000000" w14:paraId="0000054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w:t>
            </w:r>
          </w:p>
        </w:tc>
        <w:tc>
          <w:tcPr/>
          <w:p w:rsidR="00000000" w:rsidDel="00000000" w:rsidP="00000000" w:rsidRDefault="00000000" w:rsidRPr="00000000" w14:paraId="0000054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p>
        </w:tc>
        <w:tc>
          <w:tcPr/>
          <w:p w:rsidR="00000000" w:rsidDel="00000000" w:rsidP="00000000" w:rsidRDefault="00000000" w:rsidRPr="00000000" w14:paraId="00000544">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p>
        </w:tc>
      </w:tr>
      <w:tr>
        <w:trPr>
          <w:cantSplit w:val="0"/>
          <w:tblHeader w:val="0"/>
        </w:trPr>
        <w:tc>
          <w:tcPr>
            <w:shd w:fill="c9daf8" w:val="clear"/>
          </w:tcPr>
          <w:p w:rsidR="00000000" w:rsidDel="00000000" w:rsidP="00000000" w:rsidRDefault="00000000" w:rsidRPr="00000000" w14:paraId="00000545">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Peoples Initiative</w:t>
            </w:r>
          </w:p>
        </w:tc>
        <w:tc>
          <w:tcPr/>
          <w:p w:rsidR="00000000" w:rsidDel="00000000" w:rsidP="00000000" w:rsidRDefault="00000000" w:rsidRPr="00000000" w14:paraId="00000546">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Global Alliance of Territorial Communities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p>
        </w:tc>
        <w:tc>
          <w:tcPr/>
          <w:p w:rsidR="00000000" w:rsidDel="00000000" w:rsidP="00000000" w:rsidRDefault="00000000" w:rsidRPr="00000000" w14:paraId="00000547">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communities</w:t>
            </w:r>
          </w:p>
        </w:tc>
      </w:tr>
      <w:tr>
        <w:trPr>
          <w:cantSplit w:val="0"/>
          <w:tblHeader w:val="0"/>
        </w:trPr>
        <w:tc>
          <w:tcPr>
            <w:shd w:fill="c9daf8" w:val="clear"/>
          </w:tcPr>
          <w:p w:rsidR="00000000" w:rsidDel="00000000" w:rsidP="00000000" w:rsidRDefault="00000000" w:rsidRPr="00000000" w14:paraId="00000548">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w:t>
            </w:r>
          </w:p>
        </w:tc>
        <w:tc>
          <w:tcPr/>
          <w:p w:rsidR="00000000" w:rsidDel="00000000" w:rsidP="00000000" w:rsidRDefault="00000000" w:rsidRPr="00000000" w14:paraId="00000549">
            <w:pPr>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 </w:t>
            </w:r>
          </w:p>
        </w:tc>
        <w:tc>
          <w:tcPr/>
          <w:p w:rsidR="00000000" w:rsidDel="00000000" w:rsidP="00000000" w:rsidRDefault="00000000" w:rsidRPr="00000000" w14:paraId="0000054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ATBC members from over 70 countries</w:t>
            </w:r>
          </w:p>
        </w:tc>
      </w:tr>
      <w:tr>
        <w:trPr>
          <w:cantSplit w:val="0"/>
          <w:tblHeader w:val="0"/>
        </w:trPr>
        <w:tc>
          <w:tcPr>
            <w:shd w:fill="c9daf8" w:val="clear"/>
          </w:tcPr>
          <w:p w:rsidR="00000000" w:rsidDel="00000000" w:rsidP="00000000" w:rsidRDefault="00000000" w:rsidRPr="00000000" w14:paraId="0000054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FLUXNET</w:t>
            </w:r>
          </w:p>
        </w:tc>
        <w:tc>
          <w:tcPr/>
          <w:p w:rsidR="00000000" w:rsidDel="00000000" w:rsidP="00000000" w:rsidRDefault="00000000" w:rsidRPr="00000000" w14:paraId="0000054C">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to extend translation to French and Portuguese and develop new training materials that integrate NASA remote sensing data and flux tower data. </w:t>
            </w:r>
          </w:p>
        </w:tc>
        <w:tc>
          <w:tcPr/>
          <w:p w:rsidR="00000000" w:rsidDel="00000000" w:rsidP="00000000" w:rsidRDefault="00000000" w:rsidRPr="00000000" w14:paraId="0000054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p>
        </w:tc>
      </w:tr>
      <w:tr>
        <w:trPr>
          <w:cantSplit w:val="0"/>
          <w:tblHeader w:val="0"/>
        </w:trPr>
        <w:tc>
          <w:tcPr>
            <w:shd w:fill="c9daf8" w:val="clear"/>
          </w:tcPr>
          <w:p w:rsidR="00000000" w:rsidDel="00000000" w:rsidP="00000000" w:rsidRDefault="00000000" w:rsidRPr="00000000" w14:paraId="0000054E">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AIMS African Master’s in Machine Intelligence</w:t>
            </w:r>
          </w:p>
        </w:tc>
        <w:tc>
          <w:tcPr/>
          <w:p w:rsidR="00000000" w:rsidDel="00000000" w:rsidP="00000000" w:rsidRDefault="00000000" w:rsidRPr="00000000" w14:paraId="0000054F">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 </w:t>
            </w:r>
          </w:p>
        </w:tc>
        <w:tc>
          <w:tcPr/>
          <w:p w:rsidR="00000000" w:rsidDel="00000000" w:rsidP="00000000" w:rsidRDefault="00000000" w:rsidRPr="00000000" w14:paraId="00000550">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African students</w:t>
            </w:r>
          </w:p>
        </w:tc>
      </w:tr>
      <w:tr>
        <w:trPr>
          <w:cantSplit w:val="0"/>
          <w:tblHeader w:val="0"/>
        </w:trPr>
        <w:tc>
          <w:tcPr>
            <w:shd w:fill="c9daf8" w:val="clear"/>
          </w:tcPr>
          <w:p w:rsidR="00000000" w:rsidDel="00000000" w:rsidP="00000000" w:rsidRDefault="00000000" w:rsidRPr="00000000" w14:paraId="00000551">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NSF RISE</w:t>
            </w:r>
          </w:p>
        </w:tc>
        <w:tc>
          <w:tcPr/>
          <w:p w:rsidR="00000000" w:rsidDel="00000000" w:rsidP="00000000" w:rsidRDefault="00000000" w:rsidRPr="00000000" w14:paraId="00000552">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p>
        </w:tc>
        <w:tc>
          <w:tcPr/>
          <w:p w:rsidR="00000000" w:rsidDel="00000000" w:rsidP="00000000" w:rsidRDefault="00000000" w:rsidRPr="00000000" w14:paraId="00000553">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Researchers and students</w:t>
            </w:r>
          </w:p>
        </w:tc>
      </w:tr>
    </w:tbl>
    <w:p w:rsidR="00000000" w:rsidDel="00000000" w:rsidP="00000000" w:rsidRDefault="00000000" w:rsidRPr="00000000" w14:paraId="00000554">
      <w:pPr>
        <w:rPr/>
      </w:pPr>
      <w:r w:rsidDel="00000000" w:rsidR="00000000" w:rsidRPr="00000000">
        <w:rPr>
          <w:rtl w:val="0"/>
        </w:rPr>
      </w:r>
    </w:p>
    <w:tbl>
      <w:tblPr>
        <w:tblStyle w:val="Table1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55">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556">
      <w:pPr>
        <w:pStyle w:val="Heading2"/>
        <w:rPr/>
      </w:pPr>
      <w:bookmarkStart w:colFirst="0" w:colLast="0" w:name="_segnwgqaxwz7" w:id="44"/>
      <w:bookmarkEnd w:id="44"/>
      <w:commentRangeStart w:id="160"/>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Enabling Earth Science to Action</w:t>
      </w:r>
      <w:commentRangeEnd w:id="160"/>
      <w:r w:rsidDel="00000000" w:rsidR="00000000" w:rsidRPr="00000000">
        <w:commentReference w:id="160"/>
      </w:r>
      <w:r w:rsidDel="00000000" w:rsidR="00000000" w:rsidRPr="00000000">
        <w:rPr>
          <w:rtl w:val="0"/>
        </w:rPr>
      </w:r>
    </w:p>
    <w:p w:rsidR="00000000" w:rsidDel="00000000" w:rsidP="00000000" w:rsidRDefault="00000000" w:rsidRPr="00000000" w14:paraId="00000557">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approaches,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558">
      <w:pPr>
        <w:rPr>
          <w:highlight w:val="white"/>
        </w:rPr>
      </w:pPr>
      <w:r w:rsidDel="00000000" w:rsidR="00000000" w:rsidRPr="00000000">
        <w:rPr>
          <w:rtl w:val="0"/>
        </w:rPr>
      </w:r>
    </w:p>
    <w:p w:rsidR="00000000" w:rsidDel="00000000" w:rsidP="00000000" w:rsidRDefault="00000000" w:rsidRPr="00000000" w14:paraId="00000559">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55A">
      <w:pPr>
        <w:pStyle w:val="Heading3"/>
        <w:rPr>
          <w:rFonts w:ascii="Roboto" w:cs="Roboto" w:eastAsia="Roboto" w:hAnsi="Roboto"/>
          <w:color w:val="1f1f1f"/>
          <w:sz w:val="21"/>
          <w:szCs w:val="21"/>
          <w:highlight w:val="white"/>
        </w:rPr>
      </w:pPr>
      <w:bookmarkStart w:colFirst="0" w:colLast="0" w:name="_d0n9lllcjn02" w:id="45"/>
      <w:bookmarkEnd w:id="45"/>
      <w:commentRangeStart w:id="161"/>
      <w:commentRangeStart w:id="162"/>
      <w:commentRangeStart w:id="163"/>
      <w:commentRangeStart w:id="164"/>
      <w:r w:rsidDel="00000000" w:rsidR="00000000" w:rsidRPr="00000000">
        <w:rPr>
          <w:rtl w:val="0"/>
        </w:rPr>
        <w:t xml:space="preserve">8.1 Applications of PANGEA research </w:t>
      </w:r>
      <w:r w:rsidDel="00000000" w:rsidR="00000000" w:rsidRPr="00000000">
        <w:rPr>
          <w:rtl w:val="0"/>
        </w:rPr>
        <w:t xml:space="preserve">outputs</w:t>
      </w:r>
      <w:commentRangeEnd w:id="161"/>
      <w:r w:rsidDel="00000000" w:rsidR="00000000" w:rsidRPr="00000000">
        <w:commentReference w:id="161"/>
      </w:r>
      <w:commentRangeEnd w:id="162"/>
      <w:r w:rsidDel="00000000" w:rsidR="00000000" w:rsidRPr="00000000">
        <w:commentReference w:id="162"/>
      </w:r>
      <w:commentRangeEnd w:id="163"/>
      <w:r w:rsidDel="00000000" w:rsidR="00000000" w:rsidRPr="00000000">
        <w:commentReference w:id="163"/>
      </w:r>
      <w:commentRangeEnd w:id="164"/>
      <w:r w:rsidDel="00000000" w:rsidR="00000000" w:rsidRPr="00000000">
        <w:commentReference w:id="164"/>
      </w:r>
      <w:r w:rsidDel="00000000" w:rsidR="00000000" w:rsidRPr="00000000">
        <w:rPr>
          <w:rtl w:val="0"/>
        </w:rPr>
      </w:r>
    </w:p>
    <w:p w:rsidR="00000000" w:rsidDel="00000000" w:rsidP="00000000" w:rsidRDefault="00000000" w:rsidRPr="00000000" w14:paraId="0000055B">
      <w:pPr>
        <w:pStyle w:val="Heading4"/>
        <w:spacing w:after="240" w:before="240" w:lineRule="auto"/>
        <w:rPr/>
      </w:pPr>
      <w:bookmarkStart w:colFirst="0" w:colLast="0" w:name="_hm6wmphkkjb5" w:id="46"/>
      <w:bookmarkEnd w:id="46"/>
      <w:r w:rsidDel="00000000" w:rsidR="00000000" w:rsidRPr="00000000">
        <w:rPr>
          <w:rtl w:val="0"/>
        </w:rPr>
        <w:t xml:space="preserve">8.1.1 Carbon Sequestration Stability and Methane Fluxes</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rFonts w:ascii="Avenir" w:cs="Avenir" w:eastAsia="Avenir" w:hAnsi="Avenir"/>
                <w:color w:val="ff0000"/>
              </w:rPr>
            </w:pPr>
            <w:r w:rsidDel="00000000" w:rsidR="00000000" w:rsidRPr="00000000">
              <w:rPr>
                <w:rFonts w:ascii="Avenir" w:cs="Avenir" w:eastAsia="Avenir" w:hAnsi="Avenir"/>
                <w:rtl w:val="0"/>
              </w:rPr>
              <w:t xml:space="preserve">Q1, Q2, Q8, Q15, Q18, Q19, Q26</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OSFAC, GCF-TF,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 Q2, Q4, Q15, Q26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565">
      <w:pPr>
        <w:rPr/>
      </w:pPr>
      <w:r w:rsidDel="00000000" w:rsidR="00000000" w:rsidRPr="00000000">
        <w:rPr>
          <w:rtl w:val="0"/>
        </w:rPr>
        <w:t xml:space="preserve"> </w:t>
      </w:r>
    </w:p>
    <w:p w:rsidR="00000000" w:rsidDel="00000000" w:rsidP="00000000" w:rsidRDefault="00000000" w:rsidRPr="00000000" w14:paraId="00000566">
      <w:pPr>
        <w:rPr/>
      </w:pPr>
      <w:r w:rsidDel="00000000" w:rsidR="00000000" w:rsidRPr="00000000">
        <w:rPr>
          <w:rtl w:val="0"/>
        </w:rPr>
        <w:t xml:space="preserve">Mapping and monitoring tropical carbon stocks and fluxes is critical for closing the global carbon budget, constraining future climate change projections, and for improving measurement, reporting, and validation (MRV) of carbon credits.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 U.S. Greenhouse Gas Center activity to determine areas of alignment and opportunities for PANGEA to contribute data and understanding that meet stakeholder needs (</w:t>
      </w:r>
      <w:r w:rsidDel="00000000" w:rsidR="00000000" w:rsidRPr="00000000">
        <w:rPr>
          <w:shd w:fill="c9daf8" w:val="clear"/>
          <w:rtl w:val="0"/>
        </w:rPr>
        <w:t xml:space="preserve">National GHG MMIS Strategy 2023</w:t>
      </w:r>
      <w:r w:rsidDel="00000000" w:rsidR="00000000" w:rsidRPr="00000000">
        <w:rPr>
          <w:rtl w:val="0"/>
        </w:rPr>
        <w:t xml:space="preserve">). </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56B">
      <w:pPr>
        <w:pStyle w:val="Heading4"/>
        <w:spacing w:after="240" w:before="240" w:lineRule="auto"/>
        <w:rPr/>
      </w:pPr>
      <w:bookmarkStart w:colFirst="0" w:colLast="0" w:name="_e69rpn43gqyr" w:id="47"/>
      <w:bookmarkEnd w:id="47"/>
      <w:r w:rsidDel="00000000" w:rsidR="00000000" w:rsidRPr="00000000">
        <w:rPr>
          <w:rtl w:val="0"/>
        </w:rPr>
        <w:t xml:space="preserve">8.1.2 </w:t>
      </w:r>
      <w:commentRangeStart w:id="165"/>
      <w:commentRangeStart w:id="166"/>
      <w:r w:rsidDel="00000000" w:rsidR="00000000" w:rsidRPr="00000000">
        <w:rPr>
          <w:rtl w:val="0"/>
        </w:rPr>
        <w:t xml:space="preserve">Biodiversity Conservation</w:t>
      </w:r>
      <w:commentRangeEnd w:id="165"/>
      <w:r w:rsidDel="00000000" w:rsidR="00000000" w:rsidRPr="00000000">
        <w:commentReference w:id="165"/>
      </w:r>
      <w:commentRangeEnd w:id="166"/>
      <w:r w:rsidDel="00000000" w:rsidR="00000000" w:rsidRPr="00000000">
        <w:commentReference w:id="166"/>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3555"/>
        <w:gridCol w:w="4590"/>
        <w:tblGridChange w:id="0">
          <w:tblGrid>
            <w:gridCol w:w="1215"/>
            <w:gridCol w:w="355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Q19</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573">
            <w:pPr>
              <w:spacing w:line="240" w:lineRule="auto"/>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Q10, Q11, Q12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76">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commentRangeStart w:id="167"/>
      <w:r w:rsidDel="00000000" w:rsidR="00000000" w:rsidRPr="00000000">
        <w:rPr>
          <w:rtl w:val="0"/>
        </w:rPr>
        <w:t xml:space="preserve">CBD 2030</w:t>
      </w:r>
      <w:commentRangeEnd w:id="167"/>
      <w:r w:rsidDel="00000000" w:rsidR="00000000" w:rsidRPr="00000000">
        <w:commentReference w:id="167"/>
      </w:r>
      <w:r w:rsidDel="00000000" w:rsidR="00000000" w:rsidRPr="00000000">
        <w:rPr>
          <w:rtl w:val="0"/>
        </w:rPr>
        <w:t xml:space="preserve">). Doing so requires a campaign on the scale of PANGEA. T</w:t>
      </w:r>
      <w:commentRangeStart w:id="168"/>
      <w:r w:rsidDel="00000000" w:rsidR="00000000" w:rsidRPr="00000000">
        <w:rPr>
          <w:rtl w:val="0"/>
        </w:rPr>
        <w:t xml:space="preserve">argets 2 and 3 are to restore 30% of all degraded ecosystems, and conserve 30% of all land, water, and sea.</w:t>
      </w:r>
      <w:commentRangeEnd w:id="168"/>
      <w:r w:rsidDel="00000000" w:rsidR="00000000" w:rsidRPr="00000000">
        <w:commentReference w:id="168"/>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USGS, European Space Agency, IUCN, ESRI, and others.</w:t>
      </w:r>
      <w:r w:rsidDel="00000000" w:rsidR="00000000" w:rsidRPr="00000000">
        <w:rPr>
          <w:rtl w:val="0"/>
        </w:rPr>
        <w:t xml:space="preserve"> </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commentRangeStart w:id="169"/>
      <w:r w:rsidDel="00000000" w:rsidR="00000000" w:rsidRPr="00000000">
        <w:rPr>
          <w:rtl w:val="0"/>
        </w:rPr>
        <w:t xml:space="preserve">Biodiversity</w:t>
      </w:r>
      <w:commentRangeEnd w:id="169"/>
      <w:r w:rsidDel="00000000" w:rsidR="00000000" w:rsidRPr="00000000">
        <w:commentReference w:id="169"/>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the tropics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shd w:fill="c9daf8" w:val="clear"/>
          <w:rtl w:val="0"/>
        </w:rPr>
        <w:t xml:space="preserve">Skidmore </w:t>
      </w:r>
      <w:r w:rsidDel="00000000" w:rsidR="00000000" w:rsidRPr="00000000">
        <w:rPr>
          <w:i w:val="1"/>
          <w:shd w:fill="c9daf8" w:val="clear"/>
          <w:rtl w:val="0"/>
        </w:rPr>
        <w:t xml:space="preserve">et al.</w:t>
      </w:r>
      <w:r w:rsidDel="00000000" w:rsidR="00000000" w:rsidRPr="00000000">
        <w:rPr>
          <w:shd w:fill="c9daf8" w:val="clear"/>
          <w:rtl w:val="0"/>
        </w:rPr>
        <w:t xml:space="preserve">, 2021</w:t>
      </w: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In addition, partnerships with key collaborators identified in the scoping campaign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170"/>
      <w:r w:rsidDel="00000000" w:rsidR="00000000" w:rsidRPr="00000000">
        <w:rPr>
          <w:rtl w:val="0"/>
        </w:rPr>
        <w:t xml:space="preserve">Partners</w:t>
      </w:r>
      <w:commentRangeEnd w:id="170"/>
      <w:r w:rsidDel="00000000" w:rsidR="00000000" w:rsidRPr="00000000">
        <w:commentReference w:id="170"/>
      </w:r>
      <w:r w:rsidDel="00000000" w:rsidR="00000000" w:rsidRPr="00000000">
        <w:rPr>
          <w:rtl w:val="0"/>
        </w:rPr>
        <w:t xml:space="preserve"> like MapBiomas, the Alexander von Humboldt Biological Resources Research Institute, Conservation International, and other tropical and international organizations will support the development of user-friendly platforms that are accessible from local to global scales. PANGEA will specifically prioritize engagement with Indigenous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171"/>
      <w:r w:rsidDel="00000000" w:rsidR="00000000" w:rsidRPr="00000000">
        <w:rPr>
          <w:rtl w:val="0"/>
        </w:rPr>
        <w:t xml:space="preserve">policy brief</w:t>
      </w:r>
      <w:commentRangeEnd w:id="171"/>
      <w:r w:rsidDel="00000000" w:rsidR="00000000" w:rsidRPr="00000000">
        <w:commentReference w:id="171"/>
      </w:r>
      <w:r w:rsidDel="00000000" w:rsidR="00000000" w:rsidRPr="00000000">
        <w:rPr>
          <w:rtl w:val="0"/>
        </w:rPr>
        <w:t xml:space="preserve">, </w:t>
      </w:r>
      <w:commentRangeStart w:id="172"/>
      <w:r w:rsidDel="00000000" w:rsidR="00000000" w:rsidRPr="00000000">
        <w:rPr>
          <w:rtl w:val="0"/>
        </w:rPr>
        <w:t xml:space="preserve">research report</w:t>
      </w:r>
      <w:commentRangeEnd w:id="172"/>
      <w:r w:rsidDel="00000000" w:rsidR="00000000" w:rsidRPr="00000000">
        <w:commentReference w:id="172"/>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57E">
      <w:pPr>
        <w:pStyle w:val="Heading4"/>
        <w:spacing w:after="240" w:before="240" w:lineRule="auto"/>
        <w:rPr/>
      </w:pPr>
      <w:bookmarkStart w:colFirst="0" w:colLast="0" w:name="_7gf3ojfmbw3" w:id="48"/>
      <w:bookmarkEnd w:id="48"/>
      <w:r w:rsidDel="00000000" w:rsidR="00000000" w:rsidRPr="00000000">
        <w:rPr>
          <w:rtl w:val="0"/>
        </w:rPr>
        <w:t xml:space="preserve">8.1.3 Sustainable Agriculture and </w:t>
      </w:r>
      <w:commentRangeStart w:id="173"/>
      <w:r w:rsidDel="00000000" w:rsidR="00000000" w:rsidRPr="00000000">
        <w:rPr>
          <w:rtl w:val="0"/>
        </w:rPr>
        <w:t xml:space="preserve">Livelihoods</w:t>
      </w:r>
      <w:commentRangeEnd w:id="173"/>
      <w:r w:rsidDel="00000000" w:rsidR="00000000" w:rsidRPr="00000000">
        <w:commentReference w:id="173"/>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8C">
            <w:pPr>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58E">
      <w:pPr>
        <w:spacing w:after="240" w:before="240" w:lineRule="auto"/>
        <w:rPr/>
      </w:pPr>
      <w:r w:rsidDel="00000000" w:rsidR="00000000" w:rsidRPr="00000000">
        <w:rPr>
          <w:rtl w:val="0"/>
        </w:rPr>
        <w:t xml:space="preserve">Tropical ecosystems are home to 3 billion people</w:t>
      </w:r>
      <w:r w:rsidDel="00000000" w:rsidR="00000000" w:rsidRPr="00000000">
        <w:rPr>
          <w:sz w:val="16"/>
          <w:szCs w:val="16"/>
          <w:rtl w:val="0"/>
        </w:rPr>
        <w:t xml:space="preserve"> </w:t>
      </w:r>
      <w:r w:rsidDel="00000000" w:rsidR="00000000" w:rsidRPr="00000000">
        <w:rPr>
          <w:rtl w:val="0"/>
        </w:rPr>
        <w:t xml:space="preserve"> and produce agricultural commodities that are exported and consumed globally. </w:t>
      </w:r>
      <w:commentRangeStart w:id="174"/>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174"/>
      <w:r w:rsidDel="00000000" w:rsidR="00000000" w:rsidRPr="00000000">
        <w:commentReference w:id="174"/>
      </w:r>
      <w:r w:rsidDel="00000000" w:rsidR="00000000" w:rsidRPr="00000000">
        <w:rPr>
          <w:rtl w:val="0"/>
        </w:rPr>
        <w:t xml:space="preserve"> PANGEA will support these efforts in the following ways:</w:t>
      </w:r>
    </w:p>
    <w:p w:rsidR="00000000" w:rsidDel="00000000" w:rsidP="00000000" w:rsidRDefault="00000000" w:rsidRPr="00000000" w14:paraId="0000058F">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175"/>
      <w:r w:rsidDel="00000000" w:rsidR="00000000" w:rsidRPr="00000000">
        <w:rPr>
          <w:rtl w:val="0"/>
        </w:rPr>
        <w:t xml:space="preserve">crop type mapping, nutrient- and water-use efficiency mapping, and yield estimation. </w:t>
      </w:r>
      <w:commentRangeEnd w:id="175"/>
      <w:r w:rsidDel="00000000" w:rsidR="00000000" w:rsidRPr="00000000">
        <w:commentReference w:id="175"/>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590">
      <w:pPr>
        <w:spacing w:after="240" w:before="240" w:lineRule="auto"/>
        <w:rPr/>
      </w:pPr>
      <w:commentRangeStart w:id="176"/>
      <w:r w:rsidDel="00000000" w:rsidR="00000000" w:rsidRPr="00000000">
        <w:rPr>
          <w:b w:val="1"/>
          <w:i w:val="1"/>
          <w:rtl w:val="0"/>
        </w:rPr>
        <w:t xml:space="preserve">Increased sustainability and capacity for adaptation</w:t>
      </w:r>
      <w:commentRangeEnd w:id="176"/>
      <w:r w:rsidDel="00000000" w:rsidR="00000000" w:rsidRPr="00000000">
        <w:commentReference w:id="176"/>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spatially explicit farm-scale crop health monitoring. </w:t>
      </w:r>
    </w:p>
    <w:p w:rsidR="00000000" w:rsidDel="00000000" w:rsidP="00000000" w:rsidRDefault="00000000" w:rsidRPr="00000000" w14:paraId="00000591">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592">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177"/>
      <w:r w:rsidDel="00000000" w:rsidR="00000000" w:rsidRPr="00000000">
        <w:rPr>
          <w:rtl w:val="0"/>
        </w:rPr>
        <w:t xml:space="preserve">remote sensing of boundaries, crops, and yields</w:t>
      </w:r>
      <w:commentRangeEnd w:id="177"/>
      <w:r w:rsidDel="00000000" w:rsidR="00000000" w:rsidRPr="00000000">
        <w:commentReference w:id="177"/>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593">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International Institute for Tropical Agriculture (IITA), and partners working at the nexus of forests and agriculture, including the Alliance Bioversity and the International Center for Tropical Agriculture (CIAT), World Resources Institute and Center for International Forestry Research and World Agroforestry Center (CIFOR-ICRAF). Information shared by these partners during the PANGEA scoping process directly informed PANGEA’s science questions to potentiate Earth Action outcomes. Partners such as 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594">
      <w:pPr>
        <w:pStyle w:val="Heading3"/>
        <w:rPr/>
      </w:pPr>
      <w:bookmarkStart w:colFirst="0" w:colLast="0" w:name="_bpq2qriuj4gm" w:id="49"/>
      <w:bookmarkEnd w:id="49"/>
      <w:r w:rsidDel="00000000" w:rsidR="00000000" w:rsidRPr="00000000">
        <w:rPr>
          <w:rtl w:val="0"/>
        </w:rPr>
        <w:t xml:space="preserve">8.2: Process to enable Earth Science to Action</w:t>
      </w:r>
    </w:p>
    <w:p w:rsidR="00000000" w:rsidDel="00000000" w:rsidP="00000000" w:rsidRDefault="00000000" w:rsidRPr="00000000" w14:paraId="00000595">
      <w:pPr>
        <w:pStyle w:val="Heading4"/>
        <w:rPr/>
      </w:pPr>
      <w:bookmarkStart w:colFirst="0" w:colLast="0" w:name="_tdcci2hb9xgb" w:id="50"/>
      <w:bookmarkEnd w:id="50"/>
      <w:r w:rsidDel="00000000" w:rsidR="00000000" w:rsidRPr="00000000">
        <w:rPr>
          <w:rtl w:val="0"/>
        </w:rPr>
        <w:t xml:space="preserve">8.2.1 Partner Engagement </w:t>
      </w:r>
    </w:p>
    <w:p w:rsidR="00000000" w:rsidDel="00000000" w:rsidP="00000000" w:rsidRDefault="00000000" w:rsidRPr="00000000" w14:paraId="00000596">
      <w:pPr>
        <w:rPr>
          <w:highlight w:val="white"/>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research </w:t>
      </w:r>
      <w:r w:rsidDel="00000000" w:rsidR="00000000" w:rsidRPr="00000000">
        <w:rPr>
          <w:highlight w:val="white"/>
          <w:rtl w:val="0"/>
        </w:rPr>
        <w:t xml:space="preserve">translation</w:t>
      </w:r>
      <w:r w:rsidDel="00000000" w:rsidR="00000000" w:rsidRPr="00000000">
        <w:rPr>
          <w:highlight w:val="white"/>
          <w:rtl w:val="0"/>
        </w:rPr>
        <w:t xml:space="preserve">. Specifically, PANGEA addresses the following Guiding Principles from </w:t>
      </w:r>
      <w:r w:rsidDel="00000000" w:rsidR="00000000" w:rsidRPr="00000000">
        <w:rPr>
          <w:shd w:fill="c9daf8" w:val="clear"/>
          <w:rtl w:val="0"/>
        </w:rPr>
        <w:t xml:space="preserve">NASA’s ES2A Strategy (2024-2034)</w:t>
      </w:r>
      <w:r w:rsidDel="00000000" w:rsidR="00000000" w:rsidRPr="00000000">
        <w:rPr>
          <w:highlight w:val="white"/>
          <w:rtl w:val="0"/>
        </w:rPr>
        <w:t xml:space="preserve">:</w:t>
      </w:r>
    </w:p>
    <w:p w:rsidR="00000000" w:rsidDel="00000000" w:rsidP="00000000" w:rsidRDefault="00000000" w:rsidRPr="00000000" w14:paraId="00000597">
      <w:pPr>
        <w:numPr>
          <w:ilvl w:val="0"/>
          <w:numId w:val="21"/>
        </w:numPr>
        <w:spacing w:after="120" w:before="120" w:lineRule="auto"/>
        <w:ind w:left="720" w:hanging="360"/>
        <w:rPr>
          <w:sz w:val="22"/>
          <w:szCs w:val="22"/>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598">
      <w:pPr>
        <w:numPr>
          <w:ilvl w:val="0"/>
          <w:numId w:val="21"/>
        </w:numPr>
        <w:spacing w:after="120" w:before="120" w:lineRule="auto"/>
        <w:ind w:left="720" w:hanging="360"/>
        <w:rPr>
          <w:sz w:val="22"/>
          <w:szCs w:val="22"/>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599">
      <w:pPr>
        <w:rPr>
          <w:highlight w:val="white"/>
        </w:rPr>
      </w:pPr>
      <w:r w:rsidDel="00000000" w:rsidR="00000000" w:rsidRPr="00000000">
        <w:rPr>
          <w:rtl w:val="0"/>
        </w:rPr>
      </w:r>
    </w:p>
    <w:p w:rsidR="00000000" w:rsidDel="00000000" w:rsidP="00000000" w:rsidRDefault="00000000" w:rsidRPr="00000000" w14:paraId="0000059A">
      <w:pPr>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that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created by a brief but intense project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59B">
      <w:pPr>
        <w:rPr>
          <w:highlight w:val="white"/>
        </w:rPr>
      </w:pPr>
      <w:r w:rsidDel="00000000" w:rsidR="00000000" w:rsidRPr="00000000">
        <w:rPr>
          <w:rtl w:val="0"/>
        </w:rPr>
      </w:r>
    </w:p>
    <w:p w:rsidR="00000000" w:rsidDel="00000000" w:rsidP="00000000" w:rsidRDefault="00000000" w:rsidRPr="00000000" w14:paraId="0000059C">
      <w:pPr>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59D">
      <w:pPr>
        <w:rPr>
          <w:highlight w:val="white"/>
        </w:rPr>
      </w:pPr>
      <w:r w:rsidDel="00000000" w:rsidR="00000000" w:rsidRPr="00000000">
        <w:rPr>
          <w:rtl w:val="0"/>
        </w:rPr>
      </w:r>
    </w:p>
    <w:p w:rsidR="00000000" w:rsidDel="00000000" w:rsidP="00000000" w:rsidRDefault="00000000" w:rsidRPr="00000000" w14:paraId="0000059E">
      <w:pPr>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59F">
      <w:pPr>
        <w:pStyle w:val="Heading4"/>
        <w:spacing w:after="240" w:before="240" w:lineRule="auto"/>
        <w:rPr/>
      </w:pPr>
      <w:bookmarkStart w:colFirst="0" w:colLast="0" w:name="_jtx9broawgcv" w:id="51"/>
      <w:bookmarkEnd w:id="51"/>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5A0">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campaign.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campaign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5A1">
      <w:pPr>
        <w:spacing w:before="240" w:lineRule="auto"/>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regional governments, among others who require information in a specific context. 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p>
    <w:p w:rsidR="00000000" w:rsidDel="00000000" w:rsidP="00000000" w:rsidRDefault="00000000" w:rsidRPr="00000000" w14:paraId="000005A2">
      <w:pPr>
        <w:spacing w:before="240" w:lineRule="auto"/>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regional governments, and other policy and decision makers. PANGEA will co-develop products with these partners who are responsible for the provision of data required for climate and land cover change monitoring. The process-driven models that will be the focus of research in PANGEA align well with the program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5A3">
      <w:pPr>
        <w:spacing w:before="240" w:lineRule="auto"/>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r w:rsidDel="00000000" w:rsidR="00000000" w:rsidRPr="00000000">
        <w:rPr>
          <w:rtl w:val="0"/>
        </w:rPr>
      </w:r>
    </w:p>
    <w:p w:rsidR="00000000" w:rsidDel="00000000" w:rsidP="00000000" w:rsidRDefault="00000000" w:rsidRPr="00000000" w14:paraId="000005A4">
      <w:pPr>
        <w:pStyle w:val="Heading2"/>
        <w:rPr/>
      </w:pPr>
      <w:bookmarkStart w:colFirst="0" w:colLast="0" w:name="_p0uxu9uxhfos" w:id="52"/>
      <w:bookmarkEnd w:id="52"/>
      <w:r w:rsidDel="00000000" w:rsidR="00000000" w:rsidRPr="00000000">
        <w:rPr>
          <w:rtl w:val="0"/>
        </w:rPr>
        <w:t xml:space="preserve">9</w:t>
      </w:r>
      <w:r w:rsidDel="00000000" w:rsidR="00000000" w:rsidRPr="00000000">
        <w:rPr>
          <w:rtl w:val="0"/>
        </w:rPr>
        <w:t xml:space="preserve">. Technical and Logistical Feasibility </w:t>
      </w:r>
    </w:p>
    <w:p w:rsidR="00000000" w:rsidDel="00000000" w:rsidP="00000000" w:rsidRDefault="00000000" w:rsidRPr="00000000" w14:paraId="000005A5">
      <w:pPr>
        <w:rPr/>
      </w:pPr>
      <w:r w:rsidDel="00000000" w:rsidR="00000000" w:rsidRPr="00000000">
        <w:rPr>
          <w:rtl w:val="0"/>
        </w:rPr>
        <w:t xml:space="preserve">PANGEA will leverage NASA’s history of successful international field and airborne campaigns, including recent campaigns in the Americas, Africa, and Asia. Specifically, NASA has done extensive research in Africa, including SAFARI, AfriSAR-1, AfriSAR-2, and BioSCape. </w:t>
      </w:r>
      <w:commentRangeStart w:id="178"/>
      <w:r w:rsidDel="00000000" w:rsidR="00000000" w:rsidRPr="00000000">
        <w:rPr>
          <w:color w:val="ff0000"/>
          <w:rtl w:val="0"/>
        </w:rPr>
        <w:t xml:space="preserve">[ADD SOUTH AMERICA?]</w:t>
      </w:r>
      <w:commentRangeEnd w:id="178"/>
      <w:r w:rsidDel="00000000" w:rsidR="00000000" w:rsidRPr="00000000">
        <w:commentReference w:id="178"/>
      </w:r>
      <w:r w:rsidDel="00000000" w:rsidR="00000000" w:rsidRPr="00000000">
        <w:rPr>
          <w:rtl w:val="0"/>
        </w:rPr>
        <w:t xml:space="preserve"> In addition, there are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commentRangeStart w:id="179"/>
      <w:commentRangeStart w:id="180"/>
      <w:r w:rsidDel="00000000" w:rsidR="00000000" w:rsidRPr="00000000">
        <w:rPr>
          <w:rtl w:val="0"/>
        </w:rPr>
        <w:t xml:space="preserve">The PANGEA team has been in contact with the US State Department’s Bureau of Oceans and International Environmental and Scientific Affairs, which is enthusiastically supportive of the PANGEA campaign and the benefits it would have for environmental and scientific diplomacy.</w:t>
      </w:r>
      <w:commentRangeEnd w:id="179"/>
      <w:r w:rsidDel="00000000" w:rsidR="00000000" w:rsidRPr="00000000">
        <w:commentReference w:id="179"/>
      </w:r>
      <w:commentRangeEnd w:id="180"/>
      <w:r w:rsidDel="00000000" w:rsidR="00000000" w:rsidRPr="00000000">
        <w:commentReference w:id="180"/>
      </w: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PANGEA will require international deployments potentially taking place in several countries.  </w:t>
      </w:r>
    </w:p>
    <w:p w:rsidR="00000000" w:rsidDel="00000000" w:rsidP="00000000" w:rsidRDefault="00000000" w:rsidRPr="00000000" w14:paraId="000005A8">
      <w:pPr>
        <w:rPr/>
      </w:pPr>
      <w:r w:rsidDel="00000000" w:rsidR="00000000" w:rsidRPr="00000000">
        <w:rPr>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i w:val="1"/>
          <w:rtl w:val="0"/>
        </w:rPr>
        <w:t xml:space="preserve">Section 7.7 for Risk and Risk Mitigation</w:t>
      </w:r>
      <w:r w:rsidDel="00000000" w:rsidR="00000000" w:rsidRPr="00000000">
        <w:rPr>
          <w:rtl w:val="0"/>
        </w:rPr>
        <w:t xml:space="preserve">).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6.2.3 Airborne Remote Sensing</w:t>
      </w:r>
      <w:r w:rsidDel="00000000" w:rsidR="00000000" w:rsidRPr="00000000">
        <w:rPr>
          <w:rtl w:val="0"/>
        </w:rPr>
        <w:t xml:space="preserve">).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work closely with NASA and the US Department of State to build relationships with in-country partners such as government agencies,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Airborne Remote Sensing</w:t>
      </w:r>
      <w:r w:rsidDel="00000000" w:rsidR="00000000" w:rsidRPr="00000000">
        <w:rPr>
          <w:rtl w:val="0"/>
        </w:rPr>
        <w:t xml:space="preserve">). </w:t>
      </w:r>
    </w:p>
    <w:p w:rsidR="00000000" w:rsidDel="00000000" w:rsidP="00000000" w:rsidRDefault="00000000" w:rsidRPr="00000000" w14:paraId="000005AB">
      <w:pPr>
        <w:pStyle w:val="Heading3"/>
        <w:rPr/>
      </w:pPr>
      <w:bookmarkStart w:colFirst="0" w:colLast="0" w:name="_w90m76cd6k00" w:id="53"/>
      <w:bookmarkEnd w:id="53"/>
      <w:r w:rsidDel="00000000" w:rsidR="00000000" w:rsidRPr="00000000">
        <w:rPr>
          <w:rtl w:val="0"/>
        </w:rPr>
        <w:t xml:space="preserve">9.1 Community Engagement Strategy</w:t>
      </w:r>
    </w:p>
    <w:p w:rsidR="00000000" w:rsidDel="00000000" w:rsidP="00000000" w:rsidRDefault="00000000" w:rsidRPr="00000000" w14:paraId="000005AC">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campaign,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campaign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campaign.</w:t>
      </w:r>
    </w:p>
    <w:p w:rsidR="00000000" w:rsidDel="00000000" w:rsidP="00000000" w:rsidRDefault="00000000" w:rsidRPr="00000000" w14:paraId="000005AD">
      <w:pPr>
        <w:pStyle w:val="Heading4"/>
        <w:rPr/>
      </w:pPr>
      <w:bookmarkStart w:colFirst="0" w:colLast="0" w:name="_37bqpc2b4ccb" w:id="54"/>
      <w:bookmarkEnd w:id="54"/>
      <w:r w:rsidDel="00000000" w:rsidR="00000000" w:rsidRPr="00000000">
        <w:rPr>
          <w:rtl w:val="0"/>
        </w:rPr>
        <w:t xml:space="preserve">9.1.1. </w:t>
      </w:r>
      <w:commentRangeStart w:id="181"/>
      <w:r w:rsidDel="00000000" w:rsidR="00000000" w:rsidRPr="00000000">
        <w:rPr>
          <w:rtl w:val="0"/>
        </w:rPr>
        <w:t xml:space="preserve">PANGEA</w:t>
      </w:r>
      <w:commentRangeEnd w:id="181"/>
      <w:r w:rsidDel="00000000" w:rsidR="00000000" w:rsidRPr="00000000">
        <w:commentReference w:id="181"/>
      </w:r>
      <w:r w:rsidDel="00000000" w:rsidR="00000000" w:rsidRPr="00000000">
        <w:rPr>
          <w:rtl w:val="0"/>
        </w:rPr>
        <w:t xml:space="preserve"> Partners</w:t>
      </w:r>
      <w:r w:rsidDel="00000000" w:rsidR="00000000" w:rsidRPr="00000000">
        <w:rPr>
          <w:rtl w:val="0"/>
        </w:rPr>
      </w:r>
    </w:p>
    <w:p w:rsidR="00000000" w:rsidDel="00000000" w:rsidP="00000000" w:rsidRDefault="00000000" w:rsidRPr="00000000" w14:paraId="000005AE">
      <w:pPr>
        <w:spacing w:before="240" w:lineRule="auto"/>
        <w:rPr/>
      </w:pPr>
      <w:r w:rsidDel="00000000" w:rsidR="00000000" w:rsidRPr="00000000">
        <w:rPr>
          <w:rtl w:val="0"/>
        </w:rPr>
        <w:t xml:space="preserve">PANGEA research on tropical forests will complement and expand upon many existing efforts. Some of these efforts are limited to small geographical domains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AF">
      <w:pPr>
        <w:spacing w:before="240" w:lineRule="auto"/>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campaign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and scientific institutions;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B0">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B1">
      <w:pPr>
        <w:pStyle w:val="Heading4"/>
        <w:spacing w:before="240" w:lineRule="auto"/>
        <w:rPr/>
      </w:pPr>
      <w:bookmarkStart w:colFirst="0" w:colLast="0" w:name="_k7bnxk70o7jf" w:id="55"/>
      <w:bookmarkEnd w:id="55"/>
      <w:r w:rsidDel="00000000" w:rsidR="00000000" w:rsidRPr="00000000">
        <w:rPr>
          <w:rtl w:val="0"/>
        </w:rPr>
        <w:t xml:space="preserve">9.1.2.  Principles</w:t>
      </w:r>
    </w:p>
    <w:p w:rsidR="00000000" w:rsidDel="00000000" w:rsidP="00000000" w:rsidRDefault="00000000" w:rsidRPr="00000000" w14:paraId="000005B2">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campaign Code of Conduct. Organizations like the Association for Tropical Biology and Conservation (ATBC) have established similar standards specifically for the tropical research community, which spans many languages, cultures, customs, and norms. Upon selection, PANGEA will Code of Conduct in light of existing precedents. PANGEA is also committed to gender balance and will implement targeted efforts to ensure inclusivity, such as promoting female leadership roles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w:t>
      </w:r>
      <w:r w:rsidDel="00000000" w:rsidR="00000000" w:rsidRPr="00000000">
        <w:rPr>
          <w:highlight w:val="white"/>
          <w:rtl w:val="0"/>
        </w:rPr>
        <w:t xml:space="preserve">CARE (</w:t>
      </w:r>
      <w:r w:rsidDel="00000000" w:rsidR="00000000" w:rsidRPr="00000000">
        <w:rPr>
          <w:rtl w:val="0"/>
        </w:rPr>
        <w:t xml:space="preserve">Collective Benefit, Authority to Control, Responsibility, and Ethics</w:t>
      </w:r>
      <w:r w:rsidDel="00000000" w:rsidR="00000000" w:rsidRPr="00000000">
        <w:rPr>
          <w:highlight w:val="white"/>
          <w:rtl w:val="0"/>
        </w:rPr>
        <w:t xml:space="preserve">) Principles for Indigenous Data Governance’ to ecology and biodiversity research based on work by (</w:t>
      </w:r>
      <w:r w:rsidDel="00000000" w:rsidR="00000000" w:rsidRPr="00000000">
        <w:rPr>
          <w:shd w:fill="c9daf8" w:val="clear"/>
          <w:rtl w:val="0"/>
        </w:rPr>
        <w:t xml:space="preserve">Jennings et al., 2023</w:t>
      </w:r>
      <w:r w:rsidDel="00000000" w:rsidR="00000000" w:rsidRPr="00000000">
        <w:rPr>
          <w:rtl w:val="0"/>
        </w:rPr>
        <w:t xml:space="preserve">) and (</w:t>
      </w:r>
      <w:r w:rsidDel="00000000" w:rsidR="00000000" w:rsidRPr="00000000">
        <w:rPr>
          <w:shd w:fill="c9daf8" w:val="clea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B3">
      <w:pPr>
        <w:spacing w:before="0" w:lineRule="auto"/>
        <w:rPr/>
      </w:pPr>
      <w:r w:rsidDel="00000000" w:rsidR="00000000" w:rsidRPr="00000000">
        <w:rPr>
          <w:rtl w:val="0"/>
        </w:rPr>
      </w:r>
    </w:p>
    <w:tbl>
      <w:tblPr>
        <w:tblStyle w:val="Table21"/>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B4">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8">
            <w:pPr>
              <w:widowControl w:val="0"/>
              <w:jc w:val="center"/>
              <w:rPr>
                <w:sz w:val="20"/>
                <w:szCs w:val="20"/>
              </w:rPr>
            </w:pPr>
            <w:r w:rsidDel="00000000" w:rsidR="00000000" w:rsidRPr="00000000">
              <w:rPr>
                <w:rFonts w:ascii="Avenir" w:cs="Avenir" w:eastAsia="Avenir" w:hAnsi="Avenir"/>
                <w:sz w:val="20"/>
                <w:szCs w:val="20"/>
                <w:rtl w:val="0"/>
              </w:rPr>
              <w:t xml:space="preserve">Priorities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B9">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C">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B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1">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4">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C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8">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A">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D">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E">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C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0">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1">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D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4">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6">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7">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A">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D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C">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D">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D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DF">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2">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5">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6">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8">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9">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EA">
      <w:pPr>
        <w:pStyle w:val="Heading4"/>
        <w:spacing w:before="240" w:lineRule="auto"/>
        <w:rPr/>
        <w:sectPr>
          <w:type w:val="nextPage"/>
          <w:pgSz w:h="12240" w:w="15840" w:orient="landscape"/>
          <w:pgMar w:bottom="1440" w:top="1440" w:left="1530" w:right="1440" w:header="720" w:footer="720"/>
        </w:sectPr>
      </w:pPr>
      <w:bookmarkStart w:colFirst="0" w:colLast="0" w:name="_uitj6q4n6ag" w:id="56"/>
      <w:bookmarkEnd w:id="56"/>
      <w:r w:rsidDel="00000000" w:rsidR="00000000" w:rsidRPr="00000000">
        <w:rPr>
          <w:rtl w:val="0"/>
        </w:rPr>
      </w:r>
    </w:p>
    <w:p w:rsidR="00000000" w:rsidDel="00000000" w:rsidP="00000000" w:rsidRDefault="00000000" w:rsidRPr="00000000" w14:paraId="000005EB">
      <w:pPr>
        <w:pStyle w:val="Heading4"/>
        <w:spacing w:before="240" w:lineRule="auto"/>
        <w:rPr/>
      </w:pPr>
      <w:bookmarkStart w:colFirst="0" w:colLast="0" w:name="_7mum6ddnsif2" w:id="57"/>
      <w:bookmarkEnd w:id="57"/>
      <w:r w:rsidDel="00000000" w:rsidR="00000000" w:rsidRPr="00000000">
        <w:rPr>
          <w:rtl w:val="0"/>
        </w:rPr>
        <w:t xml:space="preserve">9</w:t>
      </w:r>
      <w:r w:rsidDel="00000000" w:rsidR="00000000" w:rsidRPr="00000000">
        <w:rPr>
          <w:rtl w:val="0"/>
        </w:rPr>
        <w:t xml:space="preserve">.1.3  Engagement </w:t>
      </w:r>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5EC">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campaign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relationships established with the Global Alliance of Territorial Communities (GATC) during the scoping process will support PANGEA’s ability to engage Indigenous communities in a meaningful and mutually beneficial way. The GATC, built over 10 years by tropical Indigenous communities, represents 24 countries and over 35 million people who occupy over 958 million hectares of land. </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the ABoVE campaign. </w:t>
      </w:r>
    </w:p>
    <w:p w:rsidR="00000000" w:rsidDel="00000000" w:rsidP="00000000" w:rsidRDefault="00000000" w:rsidRPr="00000000" w14:paraId="000005EF">
      <w:pPr>
        <w:rPr>
          <w:b w:val="1"/>
        </w:rPr>
      </w:pPr>
      <w:r w:rsidDel="00000000" w:rsidR="00000000" w:rsidRPr="00000000">
        <w:rPr>
          <w:rtl w:val="0"/>
        </w:rPr>
      </w:r>
    </w:p>
    <w:tbl>
      <w:tblPr>
        <w:tblStyle w:val="Table2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F0">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 Global Alliance of Territorial Communities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F3">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F4">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F5">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F6">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F7">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local and regional universities and research institutes.</w:t>
      </w:r>
    </w:p>
    <w:p w:rsidR="00000000" w:rsidDel="00000000" w:rsidP="00000000" w:rsidRDefault="00000000" w:rsidRPr="00000000" w14:paraId="000005F8">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F9">
      <w:pPr>
        <w:pStyle w:val="Heading3"/>
        <w:rPr/>
      </w:pPr>
      <w:bookmarkStart w:colFirst="0" w:colLast="0" w:name="_hqyhm81kx4qe" w:id="58"/>
      <w:bookmarkEnd w:id="58"/>
      <w:r w:rsidDel="00000000" w:rsidR="00000000" w:rsidRPr="00000000">
        <w:rPr>
          <w:rtl w:val="0"/>
        </w:rPr>
        <w:t xml:space="preserve">9.2</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the ABoVE and LBA-ECO campaigns.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FB">
      <w:pPr>
        <w:pStyle w:val="Heading4"/>
        <w:rPr/>
      </w:pPr>
      <w:bookmarkStart w:colFirst="0" w:colLast="0" w:name="_hyedhoelr1xk" w:id="59"/>
      <w:bookmarkEnd w:id="59"/>
      <w:r w:rsidDel="00000000" w:rsidR="00000000" w:rsidRPr="00000000">
        <w:rPr>
          <w:rtl w:val="0"/>
        </w:rPr>
        <w:t xml:space="preserve">9.2.1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FC">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FD">
      <w:pPr>
        <w:pStyle w:val="Heading4"/>
        <w:rPr/>
      </w:pPr>
      <w:bookmarkStart w:colFirst="0" w:colLast="0" w:name="_x5mu1td5ughg" w:id="60"/>
      <w:bookmarkEnd w:id="60"/>
      <w:r w:rsidDel="00000000" w:rsidR="00000000" w:rsidRPr="00000000">
        <w:rPr>
          <w:rtl w:val="0"/>
        </w:rPr>
        <w:t xml:space="preserve">9.2.2 Project Office</w:t>
      </w:r>
    </w:p>
    <w:p w:rsidR="00000000" w:rsidDel="00000000" w:rsidP="00000000" w:rsidRDefault="00000000" w:rsidRPr="00000000" w14:paraId="000005FE">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regional stakeholders and authorities, and utilization of PANGEA cyberinfrastructure. </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rPr>
          <w:color w:val="666666"/>
          <w:sz w:val="24"/>
          <w:szCs w:val="24"/>
        </w:rPr>
      </w:pPr>
      <w:r w:rsidDel="00000000" w:rsidR="00000000" w:rsidRPr="00000000">
        <w:rPr>
          <w:color w:val="666666"/>
          <w:sz w:val="24"/>
          <w:szCs w:val="24"/>
          <w:rtl w:val="0"/>
        </w:rPr>
        <w:t xml:space="preserve">9.2.3 Science Definition</w:t>
      </w:r>
    </w:p>
    <w:p w:rsidR="00000000" w:rsidDel="00000000" w:rsidP="00000000" w:rsidRDefault="00000000" w:rsidRPr="00000000" w14:paraId="00000603">
      <w:pPr>
        <w:rPr/>
      </w:pPr>
      <w:r w:rsidDel="00000000" w:rsidR="00000000" w:rsidRPr="00000000">
        <w:rPr>
          <w:rtl w:val="0"/>
        </w:rPr>
        <w:t xml:space="preserve">Prior to the initiation of the PANGEA science investigations, a group of scientists and scientific leadership selected by the Program Office will work with the Project Office to design the </w:t>
      </w:r>
      <w:r w:rsidDel="00000000" w:rsidR="00000000" w:rsidRPr="00000000">
        <w:rPr>
          <w:i w:val="1"/>
          <w:rtl w:val="0"/>
        </w:rPr>
        <w:t xml:space="preserve">Concise Experiment Pla</w:t>
      </w:r>
      <w:r w:rsidDel="00000000" w:rsidR="00000000" w:rsidRPr="00000000">
        <w:rPr>
          <w:rtl w:val="0"/>
        </w:rPr>
        <w:t xml:space="preserve">n. This plan will present a refinement of the ideas presented in this scoping document. The purpose of the refined plan is to match scientific scope with available resources. Specific recommendations regarding research sites, field scientific infrastructure needs (including instrumentation), and requirements for airborne remote sensing will be defined in the concise plane. The Concise Experiment Plan will serve Program Management’s needs to solicit science investigations and will serve the selected Science Team as a guide for their integrated investigations to answer PANGEA </w:t>
      </w:r>
      <w:r w:rsidDel="00000000" w:rsidR="00000000" w:rsidRPr="00000000">
        <w:rPr>
          <w:rtl w:val="0"/>
        </w:rPr>
        <w:t xml:space="preserve">science questions.</w:t>
      </w:r>
      <w:r w:rsidDel="00000000" w:rsidR="00000000" w:rsidRPr="00000000">
        <w:rPr>
          <w:rtl w:val="0"/>
        </w:rPr>
      </w:r>
    </w:p>
    <w:p w:rsidR="00000000" w:rsidDel="00000000" w:rsidP="00000000" w:rsidRDefault="00000000" w:rsidRPr="00000000" w14:paraId="00000604">
      <w:pPr>
        <w:pStyle w:val="Heading4"/>
        <w:rPr/>
      </w:pPr>
      <w:bookmarkStart w:colFirst="0" w:colLast="0" w:name="_lq3brrk2qvfv" w:id="61"/>
      <w:bookmarkEnd w:id="61"/>
      <w:r w:rsidDel="00000000" w:rsidR="00000000" w:rsidRPr="00000000">
        <w:rPr>
          <w:rtl w:val="0"/>
        </w:rPr>
        <w:t xml:space="preserve">9.2.3 Project Implementation</w:t>
      </w:r>
    </w:p>
    <w:p w:rsidR="00000000" w:rsidDel="00000000" w:rsidP="00000000" w:rsidRDefault="00000000" w:rsidRPr="00000000" w14:paraId="00000605">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roughly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606">
      <w:pPr>
        <w:pStyle w:val="Heading4"/>
        <w:rPr/>
      </w:pPr>
      <w:bookmarkStart w:colFirst="0" w:colLast="0" w:name="_7wuyqi8504jb" w:id="62"/>
      <w:bookmarkEnd w:id="62"/>
      <w:r w:rsidDel="00000000" w:rsidR="00000000" w:rsidRPr="00000000">
        <w:rPr>
          <w:rtl w:val="0"/>
        </w:rPr>
        <w:t xml:space="preserve">9.2.4 Science Team and Science Leadership</w:t>
      </w:r>
    </w:p>
    <w:p w:rsidR="00000000" w:rsidDel="00000000" w:rsidP="00000000" w:rsidRDefault="00000000" w:rsidRPr="00000000" w14:paraId="00000607">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Project Scientist and a Deputy Project Scientist will be composed of PIs and Co-Is of selected investigations, as well as scientists recruited by those PIs and Co-Is including post-doctoral scientists and students. In close coordination with the PANGEA Science Team, the Project Office, and Program Management the Project Scientist and Deputy will call and organize the program for regular PANGEA Science Team meetings.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Experience with past campaigns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9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60C">
      <w:pPr>
        <w:rPr>
          <w:b w:val="1"/>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0D">
            <w:pPr>
              <w:jc w:val="center"/>
              <w:rPr>
                <w:b w:val="1"/>
              </w:rPr>
            </w:pPr>
            <w:r w:rsidDel="00000000" w:rsidR="00000000" w:rsidRPr="00000000">
              <w:rPr>
                <w:b w:val="1"/>
                <w:rtl w:val="0"/>
              </w:rPr>
              <w:t xml:space="preserve">PANGEA will emphasize and prioritize diversity, equity, and inclusion in all aspects of the campaign, including diverse representation in its leadership. </w:t>
            </w:r>
          </w:p>
        </w:tc>
      </w:tr>
    </w:tbl>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different career stages, and more. </w:t>
      </w:r>
      <w:r w:rsidDel="00000000" w:rsidR="00000000" w:rsidRPr="00000000">
        <w:rPr>
          <w:rtl w:val="0"/>
        </w:rPr>
        <w:t xml:space="preserve">Early career researchers will be included from the beginning, as will representatives from participating countries where field research will take place. Team members must commit to cultural sensitivity, with respect for local collaborators and extra care taken to uphold NASA’s reputation internationally. </w:t>
      </w:r>
      <w:r w:rsidDel="00000000" w:rsidR="00000000" w:rsidRPr="00000000">
        <w:rPr>
          <w:rtl w:val="0"/>
        </w:rPr>
      </w:r>
    </w:p>
    <w:p w:rsidR="00000000" w:rsidDel="00000000" w:rsidP="00000000" w:rsidRDefault="00000000" w:rsidRPr="00000000" w14:paraId="00000610">
      <w:pPr>
        <w:rPr>
          <w:b w:val="1"/>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611">
            <w:pPr>
              <w:jc w:val="center"/>
              <w:rPr>
                <w:b w:val="1"/>
              </w:rPr>
            </w:pPr>
            <w:r w:rsidDel="00000000" w:rsidR="00000000" w:rsidRPr="00000000">
              <w:rPr>
                <w:b w:val="1"/>
                <w:rtl w:val="0"/>
              </w:rPr>
              <w:t xml:space="preserve">Leadership and engagement in the PANGEA scoping process demonstrates diverse support for the campaign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612">
      <w:pPr>
        <w:rPr>
          <w:b w:val="1"/>
        </w:rPr>
      </w:pPr>
      <w:r w:rsidDel="00000000" w:rsidR="00000000" w:rsidRPr="00000000">
        <w:rPr>
          <w:rtl w:val="0"/>
        </w:rPr>
      </w:r>
    </w:p>
    <w:p w:rsidR="00000000" w:rsidDel="00000000" w:rsidP="00000000" w:rsidRDefault="00000000" w:rsidRPr="00000000" w14:paraId="00000613">
      <w:pPr>
        <w:rPr>
          <w:color w:val="ff0000"/>
        </w:rPr>
      </w:pPr>
      <w:r w:rsidDel="00000000" w:rsidR="00000000" w:rsidRPr="00000000">
        <w:rPr>
          <w:rtl w:val="0"/>
        </w:rPr>
        <w:t xml:space="preserve">The scoping effort also exemplified PANGEA’s ability to implement 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614">
      <w:pPr>
        <w:pStyle w:val="Heading4"/>
        <w:rPr/>
      </w:pPr>
      <w:bookmarkStart w:colFirst="0" w:colLast="0" w:name="_moant3j662pm" w:id="63"/>
      <w:bookmarkEnd w:id="63"/>
      <w:r w:rsidDel="00000000" w:rsidR="00000000" w:rsidRPr="00000000">
        <w:rPr>
          <w:rtl w:val="0"/>
        </w:rPr>
        <w:t xml:space="preserve">9.2.5 Disciplinary Skills Required</w:t>
      </w:r>
    </w:p>
    <w:p w:rsidR="00000000" w:rsidDel="00000000" w:rsidP="00000000" w:rsidRDefault="00000000" w:rsidRPr="00000000" w14:paraId="00000615">
      <w:pPr>
        <w:rPr>
          <w:color w:val="1155cc"/>
          <w:sz w:val="21"/>
          <w:szCs w:val="21"/>
          <w:highlight w:val="white"/>
          <w:u w:val="single"/>
        </w:rPr>
      </w:pPr>
      <w:r w:rsidDel="00000000" w:rsidR="00000000" w:rsidRPr="00000000">
        <w:rPr>
          <w:rtl w:val="0"/>
        </w:rPr>
        <w:t xml:space="preserve">PANGEA is conceived as an interdisciplinary campaign.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616">
      <w:pPr>
        <w:pStyle w:val="Heading3"/>
        <w:rPr/>
      </w:pPr>
      <w:bookmarkStart w:colFirst="0" w:colLast="0" w:name="_4bmujjquo8mq" w:id="64"/>
      <w:bookmarkEnd w:id="64"/>
      <w:r w:rsidDel="00000000" w:rsidR="00000000" w:rsidRPr="00000000">
        <w:rPr>
          <w:rtl w:val="0"/>
        </w:rPr>
        <w:t xml:space="preserve">9</w:t>
      </w:r>
      <w:r w:rsidDel="00000000" w:rsidR="00000000" w:rsidRPr="00000000">
        <w:rPr>
          <w:rtl w:val="0"/>
        </w:rPr>
        <w:t xml:space="preserve">.3 Co-funding</w:t>
      </w:r>
      <w:r w:rsidDel="00000000" w:rsidR="00000000" w:rsidRPr="00000000">
        <w:rPr>
          <w:rtl w:val="0"/>
        </w:rPr>
        <w:t xml:space="preserve"> Opportunities</w:t>
      </w:r>
    </w:p>
    <w:p w:rsidR="00000000" w:rsidDel="00000000" w:rsidP="00000000" w:rsidRDefault="00000000" w:rsidRPr="00000000" w14:paraId="00000617">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campaigns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618">
      <w:pPr>
        <w:rPr>
          <w:color w:val="ff0000"/>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TE experience that successfully blended NASA and non-NASA resources to address critical Earth science knowledge gaps, and serve as a prototype for NASA to advance such partnerships in the future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61A">
      <w:pPr>
        <w:rPr/>
      </w:pPr>
      <w:r w:rsidDel="00000000" w:rsidR="00000000" w:rsidRPr="00000000">
        <w:rPr>
          <w:rtl w:val="0"/>
        </w:rPr>
      </w:r>
    </w:p>
    <w:tbl>
      <w:tblPr>
        <w:tblStyle w:val="Table2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potential co-funding and in-kind support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20">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21">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22">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23">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624">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5">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6">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7">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8">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A">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B">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C">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D">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2E">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F">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0">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1">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2">
            <w:pPr>
              <w:widowControl w:val="0"/>
              <w:jc w:val="center"/>
              <w:rPr>
                <w:sz w:val="20"/>
                <w:szCs w:val="20"/>
              </w:rPr>
            </w:pPr>
            <w:r w:rsidDel="00000000" w:rsidR="00000000" w:rsidRPr="00000000">
              <w:rPr>
                <w:rFonts w:ascii="Avenir" w:cs="Avenir" w:eastAsia="Avenir" w:hAnsi="Avenir"/>
                <w:sz w:val="20"/>
                <w:szCs w:val="20"/>
                <w:rtl w:val="0"/>
              </w:rPr>
              <w:t xml:space="preserve">UK NERC, EU, FAPESP, CNPq,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4">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5">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6">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7">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38">
            <w:pPr>
              <w:widowControl w:val="0"/>
              <w:jc w:val="center"/>
              <w:rPr>
                <w:sz w:val="20"/>
                <w:szCs w:val="20"/>
              </w:rPr>
            </w:pPr>
            <w:r w:rsidDel="00000000" w:rsidR="00000000" w:rsidRPr="00000000">
              <w:rPr>
                <w:rFonts w:ascii="Avenir" w:cs="Avenir" w:eastAsia="Avenir" w:hAnsi="Avenir"/>
                <w:sz w:val="20"/>
                <w:szCs w:val="20"/>
                <w:rtl w:val="0"/>
              </w:rPr>
              <w:t xml:space="preserve">Philanthropies, Donors, CBSI, R2FAC</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9">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A">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jc w:val="center"/>
              <w:rPr>
                <w:sz w:val="20"/>
                <w:szCs w:val="20"/>
              </w:rPr>
            </w:pPr>
            <w:r w:rsidDel="00000000" w:rsidR="00000000" w:rsidRPr="00000000">
              <w:rPr>
                <w:rFonts w:ascii="Avenir" w:cs="Avenir" w:eastAsia="Avenir" w:hAnsi="Avenir"/>
                <w:sz w:val="20"/>
                <w:szCs w:val="20"/>
                <w:rtl w:val="0"/>
              </w:rPr>
              <w:t xml:space="preserve">Bezos Earth Fund, NICFI, Moore Foundation, Private sector</w:t>
            </w:r>
            <w:r w:rsidDel="00000000" w:rsidR="00000000" w:rsidRPr="00000000">
              <w:rPr>
                <w:rtl w:val="0"/>
              </w:rPr>
            </w:r>
          </w:p>
        </w:tc>
      </w:tr>
    </w:tbl>
    <w:p w:rsidR="00000000" w:rsidDel="00000000" w:rsidP="00000000" w:rsidRDefault="00000000" w:rsidRPr="00000000" w14:paraId="0000063E">
      <w:pPr>
        <w:pStyle w:val="Heading3"/>
        <w:rPr/>
      </w:pPr>
      <w:bookmarkStart w:colFirst="0" w:colLast="0" w:name="_igdor1b4j3oc" w:id="65"/>
      <w:bookmarkEnd w:id="65"/>
      <w:r w:rsidDel="00000000" w:rsidR="00000000" w:rsidRPr="00000000">
        <w:rPr>
          <w:rtl w:val="0"/>
        </w:rPr>
        <w:t xml:space="preserve">9</w:t>
      </w:r>
      <w:r w:rsidDel="00000000" w:rsidR="00000000" w:rsidRPr="00000000">
        <w:rPr>
          <w:rtl w:val="0"/>
        </w:rPr>
        <w:t xml:space="preserve">.4 Open Science - Data Management and Sharing</w:t>
      </w:r>
    </w:p>
    <w:p w:rsidR="00000000" w:rsidDel="00000000" w:rsidP="00000000" w:rsidRDefault="00000000" w:rsidRPr="00000000" w14:paraId="0000063F">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campaigns and leverage new advances in open science and data management concepts and technologies.</w:t>
      </w:r>
    </w:p>
    <w:p w:rsidR="00000000" w:rsidDel="00000000" w:rsidP="00000000" w:rsidRDefault="00000000" w:rsidRPr="00000000" w14:paraId="00000640">
      <w:pPr>
        <w:ind w:left="0" w:firstLine="0"/>
        <w:rPr/>
      </w:pPr>
      <w:r w:rsidDel="00000000" w:rsidR="00000000" w:rsidRPr="00000000">
        <w:rPr>
          <w:rtl w:val="0"/>
        </w:rPr>
      </w:r>
    </w:p>
    <w:p w:rsidR="00000000" w:rsidDel="00000000" w:rsidP="00000000" w:rsidRDefault="00000000" w:rsidRPr="00000000" w14:paraId="00000641">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642">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w:t>
      </w:r>
      <w:r w:rsidDel="00000000" w:rsidR="00000000" w:rsidRPr="00000000">
        <w:rPr>
          <w:rtl w:val="0"/>
        </w:rPr>
        <w:t xml:space="preserve">FAIR</w:t>
      </w:r>
      <w:r w:rsidDel="00000000" w:rsidR="00000000" w:rsidRPr="00000000">
        <w:rPr>
          <w:rtl w:val="0"/>
        </w:rPr>
        <w:t xml:space="preserve"> (Findable, Accessible, Interoperable and Reusable) guiding principles to improve data discoverability and accessibility, promote data interoperability and integration, and enhance data reusability and reproducibility (</w:t>
      </w:r>
      <w:r w:rsidDel="00000000" w:rsidR="00000000" w:rsidRPr="00000000">
        <w:rPr>
          <w:shd w:fill="c9daf8" w:val="clea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(Collective Benefit, Authority to Control, Responsibility, and Ethics) principles, which emphasize the importance of considering the rights and interests of Indigenous peoples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shd w:fill="c9daf8" w:val="clear"/>
          <w:rtl w:val="0"/>
        </w:rPr>
        <w:t xml:space="preserve">Caroll et al., 2020</w:t>
      </w:r>
      <w:r w:rsidDel="00000000" w:rsidR="00000000" w:rsidRPr="00000000">
        <w:rPr>
          <w:rtl w:val="0"/>
        </w:rPr>
        <w:t xml:space="preserve">). </w:t>
      </w:r>
    </w:p>
    <w:p w:rsidR="00000000" w:rsidDel="00000000" w:rsidP="00000000" w:rsidRDefault="00000000" w:rsidRPr="00000000" w14:paraId="00000643">
      <w:pPr>
        <w:ind w:left="0" w:firstLine="0"/>
        <w:rPr/>
      </w:pPr>
      <w:r w:rsidDel="00000000" w:rsidR="00000000" w:rsidRPr="00000000">
        <w:rPr>
          <w:rtl w:val="0"/>
        </w:rPr>
      </w:r>
    </w:p>
    <w:p w:rsidR="00000000" w:rsidDel="00000000" w:rsidP="00000000" w:rsidRDefault="00000000" w:rsidRPr="00000000" w14:paraId="00000644">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shd w:fill="c9daf8" w:val="clear"/>
          <w:rtl w:val="0"/>
        </w:rPr>
        <w:t xml:space="preserve">Cannon et al., 2024</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highlight w:val="white"/>
          <w:rtl w:val="0"/>
        </w:rPr>
        <w:t xml:space="preserve">Indigenous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 (IPLCs)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645">
      <w:pPr>
        <w:spacing w:after="0" w:before="0" w:lineRule="auto"/>
        <w:ind w:left="0" w:firstLine="0"/>
        <w:rPr/>
      </w:pPr>
      <w:r w:rsidDel="00000000" w:rsidR="00000000" w:rsidRPr="00000000">
        <w:rPr>
          <w:rtl w:val="0"/>
        </w:rPr>
      </w:r>
    </w:p>
    <w:p w:rsidR="00000000" w:rsidDel="00000000" w:rsidP="00000000" w:rsidRDefault="00000000" w:rsidRPr="00000000" w14:paraId="00000646">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the PANGEA campaign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PANGEA will prioritize</w:t>
      </w:r>
      <w:r w:rsidDel="00000000" w:rsidR="00000000" w:rsidRPr="00000000">
        <w:rPr>
          <w:rtl w:val="0"/>
        </w:rPr>
        <w:t xml:space="preserve"> first-authored publications by early- and mid-career researchers from the tropics and advancing Indigenous-led research. </w:t>
      </w:r>
      <w:r w:rsidDel="00000000" w:rsidR="00000000" w:rsidRPr="00000000">
        <w:rPr>
          <w:rtl w:val="0"/>
        </w:rPr>
      </w:r>
    </w:p>
    <w:p w:rsidR="00000000" w:rsidDel="00000000" w:rsidP="00000000" w:rsidRDefault="00000000" w:rsidRPr="00000000" w14:paraId="00000647">
      <w:pPr>
        <w:spacing w:after="0" w:before="0" w:lineRule="auto"/>
        <w:rPr/>
      </w:pPr>
      <w:r w:rsidDel="00000000" w:rsidR="00000000" w:rsidRPr="00000000">
        <w:rPr>
          <w:rtl w:val="0"/>
        </w:rPr>
      </w:r>
    </w:p>
    <w:p w:rsidR="00000000" w:rsidDel="00000000" w:rsidP="00000000" w:rsidRDefault="00000000" w:rsidRPr="00000000" w14:paraId="00000648">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649">
      <w:pPr>
        <w:spacing w:after="0" w:before="0" w:lineRule="auto"/>
        <w:ind w:left="0" w:firstLine="0"/>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64D">
      <w:pPr>
        <w:ind w:left="0" w:firstLine="0"/>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4">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64F">
      <w:pPr>
        <w:rPr/>
      </w:pPr>
      <w:r w:rsidDel="00000000" w:rsidR="00000000" w:rsidRPr="00000000">
        <w:rPr>
          <w:rtl w:val="0"/>
        </w:rPr>
      </w:r>
    </w:p>
    <w:tbl>
      <w:tblPr>
        <w:tblStyle w:val="Table2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5">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SMD Open-Source Science Guidance. We promote model governance for community engagement including a code of conduct, technical notes and user’s guides, active forum for discussing code issues, and pathways for contributions with model development from the broad scientific community. The exact version of published models will be deposited in long-term repositories with a DOI along with parameter and data information needed to reproduce results. </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6">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campaign,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campaign.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664">
      <w:pPr>
        <w:pStyle w:val="Heading3"/>
        <w:spacing w:before="0" w:lineRule="auto"/>
        <w:rPr/>
      </w:pPr>
      <w:bookmarkStart w:colFirst="0" w:colLast="0" w:name="_f0glc3cmn1d" w:id="66"/>
      <w:bookmarkEnd w:id="66"/>
      <w:r w:rsidDel="00000000" w:rsidR="00000000" w:rsidRPr="00000000">
        <w:rPr>
          <w:rtl w:val="0"/>
        </w:rPr>
        <w:t xml:space="preserve">9.5</w:t>
      </w:r>
      <w:r w:rsidDel="00000000" w:rsidR="00000000" w:rsidRPr="00000000">
        <w:rPr>
          <w:rtl w:val="0"/>
        </w:rPr>
        <w:t xml:space="preserve"> Timetable  </w:t>
      </w:r>
    </w:p>
    <w:p w:rsidR="00000000" w:rsidDel="00000000" w:rsidP="00000000" w:rsidRDefault="00000000" w:rsidRPr="00000000" w14:paraId="00000665">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666">
      <w:pPr>
        <w:rPr/>
      </w:pPr>
      <w:r w:rsidDel="00000000" w:rsidR="00000000" w:rsidRPr="00000000">
        <w:rPr>
          <w:rtl w:val="0"/>
        </w:rPr>
      </w:r>
    </w:p>
    <w:tbl>
      <w:tblPr>
        <w:tblStyle w:val="Table27"/>
        <w:tblW w:w="12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15"/>
        <w:gridCol w:w="510"/>
        <w:gridCol w:w="465"/>
        <w:gridCol w:w="495"/>
        <w:gridCol w:w="465"/>
        <w:gridCol w:w="465"/>
        <w:gridCol w:w="450"/>
        <w:gridCol w:w="495"/>
        <w:gridCol w:w="480"/>
        <w:gridCol w:w="465"/>
        <w:tblGridChange w:id="0">
          <w:tblGrid>
            <w:gridCol w:w="8415"/>
            <w:gridCol w:w="510"/>
            <w:gridCol w:w="465"/>
            <w:gridCol w:w="495"/>
            <w:gridCol w:w="465"/>
            <w:gridCol w:w="465"/>
            <w:gridCol w:w="450"/>
            <w:gridCol w:w="495"/>
            <w:gridCol w:w="480"/>
            <w:gridCol w:w="465"/>
          </w:tblGrid>
        </w:tblGridChange>
      </w:tblGrid>
      <w:tr>
        <w:trPr>
          <w:cantSplit w:val="0"/>
          <w:trHeight w:val="315" w:hRule="atLeast"/>
          <w:tblHeader w:val="0"/>
        </w:trPr>
        <w:tc>
          <w:tcPr>
            <w:gridSpan w:val="10"/>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67">
            <w:pPr>
              <w:widowControl w:val="0"/>
              <w:rPr>
                <w:sz w:val="20"/>
                <w:szCs w:val="20"/>
              </w:rPr>
            </w:pPr>
            <w:r w:rsidDel="00000000" w:rsidR="00000000" w:rsidRPr="00000000">
              <w:rPr>
                <w:sz w:val="20"/>
                <w:szCs w:val="20"/>
                <w:rtl w:val="0"/>
              </w:rPr>
              <w:t xml:space="preserve">Table X. Proposed PANGA timetable. SDT: Science Definition Team; TE: Terrestrial Ecology; CEP: Concise Experiment Plan; PAC: PANGEA Airborne Campaign; Science and Applications Team and Stakeholder Meeting (SATSM).</w:t>
            </w:r>
          </w:p>
        </w:tc>
      </w:tr>
      <w:tr>
        <w:trPr>
          <w:cantSplit w:val="0"/>
          <w:trHeight w:val="170.99999999999994"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3">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6">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bottom"/>
          </w:tcPr>
          <w:p w:rsidR="00000000" w:rsidDel="00000000" w:rsidP="00000000" w:rsidRDefault="00000000" w:rsidRPr="00000000" w14:paraId="00000679">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B">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C">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D">
            <w:pPr>
              <w:widowControl w:val="0"/>
              <w:jc w:val="center"/>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E">
            <w:pPr>
              <w:widowControl w:val="0"/>
              <w:jc w:val="center"/>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7F">
            <w:pPr>
              <w:widowControl w:val="0"/>
              <w:jc w:val="center"/>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80">
            <w:pPr>
              <w:widowControl w:val="0"/>
              <w:jc w:val="center"/>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81">
            <w:pPr>
              <w:widowControl w:val="0"/>
              <w:jc w:val="center"/>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82">
            <w:pPr>
              <w:widowControl w:val="0"/>
              <w:jc w:val="center"/>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83">
            <w:pPr>
              <w:widowControl w:val="0"/>
              <w:jc w:val="center"/>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14:paraId="00000684">
            <w:pPr>
              <w:widowControl w:val="0"/>
              <w:jc w:val="center"/>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5">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6">
            <w:pPr>
              <w:widowControl w:val="0"/>
              <w:jc w:val="center"/>
              <w:rPr>
                <w:sz w:val="16"/>
                <w:szCs w:val="16"/>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7">
            <w:pPr>
              <w:widowControl w:val="0"/>
              <w:jc w:val="center"/>
              <w:rPr>
                <w:sz w:val="16"/>
                <w:szCs w:val="16"/>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8">
            <w:pPr>
              <w:widowControl w:val="0"/>
              <w:jc w:val="center"/>
              <w:rPr>
                <w:sz w:val="16"/>
                <w:szCs w:val="16"/>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9">
            <w:pPr>
              <w:widowControl w:val="0"/>
              <w:jc w:val="center"/>
              <w:rPr>
                <w:sz w:val="16"/>
                <w:szCs w:val="16"/>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A">
            <w:pPr>
              <w:widowControl w:val="0"/>
              <w:jc w:val="center"/>
              <w:rPr>
                <w:sz w:val="16"/>
                <w:szCs w:val="16"/>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B">
            <w:pPr>
              <w:widowControl w:val="0"/>
              <w:jc w:val="center"/>
              <w:rPr>
                <w:sz w:val="16"/>
                <w:szCs w:val="16"/>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C">
            <w:pPr>
              <w:widowControl w:val="0"/>
              <w:jc w:val="center"/>
              <w:rPr>
                <w:sz w:val="16"/>
                <w:szCs w:val="16"/>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D">
            <w:pPr>
              <w:widowControl w:val="0"/>
              <w:jc w:val="center"/>
              <w:rPr>
                <w:sz w:val="16"/>
                <w:szCs w:val="16"/>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E">
            <w:pPr>
              <w:widowControl w:val="0"/>
              <w:jc w:val="center"/>
              <w:rPr>
                <w:sz w:val="16"/>
                <w:szCs w:val="16"/>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r>
      <w:tr>
        <w:trPr>
          <w:cantSplit w:val="0"/>
          <w:trHeight w:val="390" w:hRule="atLeast"/>
          <w:tblHeader w:val="0"/>
        </w:trPr>
        <w:tc>
          <w:tcPr>
            <w:tcBorders>
              <w:top w:color="000000"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8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(CEP)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9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bottom"/>
          </w:tcPr>
          <w:p w:rsidR="00000000" w:rsidDel="00000000" w:rsidP="00000000" w:rsidRDefault="00000000" w:rsidRPr="00000000" w14:paraId="0000069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8">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9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9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9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A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C">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A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B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B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B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5th PANGEA SATSM. PANGEA Airborne Campaign IV (PANIV).</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C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A">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C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D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7th PANGEA SATSM.</w:t>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D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D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8th PANGEA SATSM.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6E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20"/>
                <w:szCs w:val="20"/>
              </w:rPr>
            </w:pPr>
            <w:r w:rsidDel="00000000" w:rsidR="00000000" w:rsidRPr="00000000">
              <w:rPr>
                <w:rtl w:val="0"/>
              </w:rPr>
            </w:r>
          </w:p>
        </w:tc>
      </w:tr>
    </w:tbl>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EB">
      <w:pPr>
        <w:pStyle w:val="Heading3"/>
        <w:spacing w:before="0" w:lineRule="auto"/>
        <w:rPr/>
      </w:pPr>
      <w:bookmarkStart w:colFirst="0" w:colLast="0" w:name="_n6p8ovtnhgkd" w:id="67"/>
      <w:bookmarkEnd w:id="67"/>
      <w:r w:rsidDel="00000000" w:rsidR="00000000" w:rsidRPr="00000000">
        <w:rPr>
          <w:rtl w:val="0"/>
        </w:rPr>
        <w:t xml:space="preserve">9</w:t>
      </w:r>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EC">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meeting science objectives; and (3) meeting community engagement and applications objectives.</w:t>
      </w:r>
    </w:p>
    <w:p w:rsidR="00000000" w:rsidDel="00000000" w:rsidP="00000000" w:rsidRDefault="00000000" w:rsidRPr="00000000" w14:paraId="000006ED">
      <w:pPr>
        <w:ind w:left="720" w:firstLine="0"/>
        <w:rPr/>
      </w:pPr>
      <w:r w:rsidDel="00000000" w:rsidR="00000000" w:rsidRPr="00000000">
        <w:rPr>
          <w:rtl w:val="0"/>
        </w:rPr>
      </w:r>
    </w:p>
    <w:p w:rsidR="00000000" w:rsidDel="00000000" w:rsidP="00000000" w:rsidRDefault="00000000" w:rsidRPr="00000000" w14:paraId="000006EE">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EF">
      <w:pPr>
        <w:ind w:left="0" w:firstLine="0"/>
        <w:rPr/>
      </w:pPr>
      <w:r w:rsidDel="00000000" w:rsidR="00000000" w:rsidRPr="00000000">
        <w:rPr>
          <w:rtl w:val="0"/>
        </w:rPr>
      </w:r>
    </w:p>
    <w:p w:rsidR="00000000" w:rsidDel="00000000" w:rsidP="00000000" w:rsidRDefault="00000000" w:rsidRPr="00000000" w14:paraId="000006F0">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cancelled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F1">
      <w:pPr>
        <w:rPr/>
      </w:pPr>
      <w:r w:rsidDel="00000000" w:rsidR="00000000" w:rsidRPr="00000000">
        <w:rPr>
          <w:rtl w:val="0"/>
        </w:rPr>
        <w:t xml:space="preserve"> </w:t>
      </w:r>
    </w:p>
    <w:p w:rsidR="00000000" w:rsidDel="00000000" w:rsidP="00000000" w:rsidRDefault="00000000" w:rsidRPr="00000000" w14:paraId="000006F2">
      <w:pPr>
        <w:rPr/>
      </w:pPr>
      <w:r w:rsidDel="00000000" w:rsidR="00000000" w:rsidRPr="00000000">
        <w:rPr>
          <w:rtl w:val="0"/>
        </w:rPr>
        <w:t xml:space="preserve">Weather is also an important consideration in successful field and airborne measurements for PANGEA, especially for optical measurements that require cloud-free conditions for optimal measurements. During the science definition phase, PANGEA will run a climate analysis to determine the best time of year for airborne measurements. During the airborne campaign periods, PANGEA will work with local weather forecasters who understand the local climate to facilitate successful airborne and field measurements.</w:t>
      </w:r>
    </w:p>
    <w:p w:rsidR="00000000" w:rsidDel="00000000" w:rsidP="00000000" w:rsidRDefault="00000000" w:rsidRPr="00000000" w14:paraId="000006F3">
      <w:pPr>
        <w:ind w:left="0" w:firstLine="0"/>
        <w:rPr/>
      </w:pPr>
      <w:r w:rsidDel="00000000" w:rsidR="00000000" w:rsidRPr="00000000">
        <w:rPr>
          <w:rtl w:val="0"/>
        </w:rPr>
      </w:r>
    </w:p>
    <w:p w:rsidR="00000000" w:rsidDel="00000000" w:rsidP="00000000" w:rsidRDefault="00000000" w:rsidRPr="00000000" w14:paraId="000006F4">
      <w:pPr>
        <w:ind w:left="0" w:firstLine="0"/>
        <w:rPr/>
      </w:pPr>
      <w:r w:rsidDel="00000000" w:rsidR="00000000" w:rsidRPr="00000000">
        <w:rPr>
          <w:rtl w:val="0"/>
        </w:rPr>
        <w:t xml:space="preserve">Field work presents multiple risks. For those who do not work in tropical forests, risks such as venomous snakes and poisonous spiders come to mind. While these biological risks are real, they can be managed both through researcher behavior and keeping stocks of anti-venoms. Surprisingly, the greatest risk to researchers is transportation to and from the field. Travel by truck and by boat was the greatest risk during LBA. This risk can be mitigated by assuring that drivers are trained and that vehicles are properly maintained. Other risks in the field include disease and loss of equipment through theft and violence. Endemic diseases, such as malaria, can be mitigated by medical prophylaxis and violence simply needs to be avoided by maintaining good community relations, situational awareness, and communications. All of these risks can be mitigated by conducting locally specific field safety and cultural awareness trainings and establishing good relations with local communities.</w:t>
      </w:r>
    </w:p>
    <w:p w:rsidR="00000000" w:rsidDel="00000000" w:rsidP="00000000" w:rsidRDefault="00000000" w:rsidRPr="00000000" w14:paraId="000006F5">
      <w:pPr>
        <w:ind w:left="0" w:firstLine="0"/>
        <w:rPr/>
      </w:pPr>
      <w:r w:rsidDel="00000000" w:rsidR="00000000" w:rsidRPr="00000000">
        <w:rPr>
          <w:rtl w:val="0"/>
        </w:rPr>
      </w:r>
    </w:p>
    <w:p w:rsidR="00000000" w:rsidDel="00000000" w:rsidP="00000000" w:rsidRDefault="00000000" w:rsidRPr="00000000" w14:paraId="000006F6">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campaign,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F7">
      <w:pPr>
        <w:ind w:left="0" w:firstLine="0"/>
        <w:rPr/>
      </w:pPr>
      <w:r w:rsidDel="00000000" w:rsidR="00000000" w:rsidRPr="00000000">
        <w:rPr>
          <w:rtl w:val="0"/>
        </w:rPr>
      </w:r>
    </w:p>
    <w:p w:rsidR="00000000" w:rsidDel="00000000" w:rsidP="00000000" w:rsidRDefault="00000000" w:rsidRPr="00000000" w14:paraId="000006F8">
      <w:pPr>
        <w:pStyle w:val="Heading2"/>
        <w:rPr/>
        <w:sectPr>
          <w:type w:val="nextPage"/>
          <w:pgSz w:h="15840" w:w="12240" w:orient="portrait"/>
          <w:pgMar w:bottom="1440" w:top="1440" w:left="1530" w:right="1440" w:header="720" w:footer="720"/>
        </w:sectPr>
      </w:pPr>
      <w:bookmarkStart w:colFirst="0" w:colLast="0" w:name="_6h2n2jszgfk5" w:id="68"/>
      <w:bookmarkEnd w:id="68"/>
      <w:r w:rsidDel="00000000" w:rsidR="00000000" w:rsidRPr="00000000">
        <w:rPr>
          <w:rtl w:val="0"/>
        </w:rPr>
      </w:r>
    </w:p>
    <w:p w:rsidR="00000000" w:rsidDel="00000000" w:rsidP="00000000" w:rsidRDefault="00000000" w:rsidRPr="00000000" w14:paraId="000006F9">
      <w:pPr>
        <w:pStyle w:val="Heading2"/>
        <w:rPr/>
      </w:pPr>
      <w:bookmarkStart w:colFirst="0" w:colLast="0" w:name="_c36m01esiuds" w:id="69"/>
      <w:bookmarkEnd w:id="69"/>
      <w:r w:rsidDel="00000000" w:rsidR="00000000" w:rsidRPr="00000000">
        <w:rPr>
          <w:rtl w:val="0"/>
        </w:rPr>
        <w:t xml:space="preserve">10. References</w:t>
      </w:r>
    </w:p>
    <w:p w:rsidR="00000000" w:rsidDel="00000000" w:rsidP="00000000" w:rsidRDefault="00000000" w:rsidRPr="00000000" w14:paraId="000006FA">
      <w:pPr>
        <w:rPr/>
      </w:pPr>
      <w:hyperlink r:id="rId67">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6FB">
      <w:pPr>
        <w:pStyle w:val="Heading2"/>
        <w:rPr>
          <w:color w:val="ff0000"/>
        </w:rPr>
      </w:pPr>
      <w:bookmarkStart w:colFirst="0" w:colLast="0" w:name="_z4vei7kqp4a" w:id="70"/>
      <w:bookmarkEnd w:id="70"/>
      <w:r w:rsidDel="00000000" w:rsidR="00000000" w:rsidRPr="00000000">
        <w:rPr>
          <w:color w:val="ff0000"/>
          <w:rtl w:val="0"/>
        </w:rPr>
        <w:t xml:space="preserve">11. Figure and Photograph and Credits</w:t>
      </w:r>
    </w:p>
    <w:p w:rsidR="00000000" w:rsidDel="00000000" w:rsidP="00000000" w:rsidRDefault="00000000" w:rsidRPr="00000000" w14:paraId="000006FC">
      <w:pPr>
        <w:pStyle w:val="Heading2"/>
        <w:rPr/>
      </w:pPr>
      <w:bookmarkStart w:colFirst="0" w:colLast="0" w:name="_crm1yggb334o" w:id="71"/>
      <w:bookmarkEnd w:id="71"/>
      <w:commentRangeStart w:id="182"/>
      <w:r w:rsidDel="00000000" w:rsidR="00000000" w:rsidRPr="00000000">
        <w:rPr>
          <w:rtl w:val="0"/>
        </w:rPr>
        <w:t xml:space="preserve">12. Glossary</w:t>
      </w:r>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6FD">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6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FE">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6FF">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700">
      <w:pPr>
        <w:spacing w:before="0" w:lineRule="auto"/>
        <w:rPr/>
      </w:pPr>
      <w:r w:rsidDel="00000000" w:rsidR="00000000" w:rsidRPr="00000000">
        <w:rPr>
          <w:rtl w:val="0"/>
        </w:rPr>
      </w:r>
    </w:p>
    <w:p w:rsidR="00000000" w:rsidDel="00000000" w:rsidP="00000000" w:rsidRDefault="00000000" w:rsidRPr="00000000" w14:paraId="00000701">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702">
      <w:pPr>
        <w:ind w:left="0" w:firstLine="0"/>
        <w:rPr/>
      </w:pPr>
      <w:r w:rsidDel="00000000" w:rsidR="00000000" w:rsidRPr="00000000">
        <w:rPr>
          <w:rtl w:val="0"/>
        </w:rPr>
      </w:r>
    </w:p>
    <w:p w:rsidR="00000000" w:rsidDel="00000000" w:rsidP="00000000" w:rsidRDefault="00000000" w:rsidRPr="00000000" w14:paraId="00000703">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704">
      <w:pPr>
        <w:ind w:left="0" w:firstLine="0"/>
        <w:rPr>
          <w:color w:val="3c78d8"/>
        </w:rPr>
      </w:pPr>
      <w:r w:rsidDel="00000000" w:rsidR="00000000" w:rsidRPr="00000000">
        <w:rPr>
          <w:rtl w:val="0"/>
        </w:rPr>
      </w:r>
    </w:p>
    <w:p w:rsidR="00000000" w:rsidDel="00000000" w:rsidP="00000000" w:rsidRDefault="00000000" w:rsidRPr="00000000" w14:paraId="00000705">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183"/>
      <w:r w:rsidDel="00000000" w:rsidR="00000000" w:rsidRPr="00000000">
        <w:rPr>
          <w:rtl w:val="0"/>
        </w:rPr>
        <w:t xml:space="preserve">PANGEA uses the IPCC working definition of ecosystem, which includes people as key organisms, thus including agro-ecosystems and more broadly social-ecological systems. </w:t>
      </w:r>
      <w:commentRangeEnd w:id="183"/>
      <w:r w:rsidDel="00000000" w:rsidR="00000000" w:rsidRPr="00000000">
        <w:commentReference w:id="183"/>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6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06">
      <w:pPr>
        <w:ind w:left="0" w:firstLine="0"/>
        <w:rPr>
          <w:color w:val="ff0000"/>
        </w:rPr>
      </w:pPr>
      <w:r w:rsidDel="00000000" w:rsidR="00000000" w:rsidRPr="00000000">
        <w:rPr>
          <w:rtl w:val="0"/>
        </w:rPr>
      </w:r>
    </w:p>
    <w:p w:rsidR="00000000" w:rsidDel="00000000" w:rsidP="00000000" w:rsidRDefault="00000000" w:rsidRPr="00000000" w14:paraId="00000707">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708">
      <w:pPr>
        <w:ind w:left="0" w:firstLine="0"/>
        <w:rPr>
          <w:b w:val="1"/>
          <w:i w:val="1"/>
        </w:rPr>
      </w:pPr>
      <w:r w:rsidDel="00000000" w:rsidR="00000000" w:rsidRPr="00000000">
        <w:rPr>
          <w:rtl w:val="0"/>
        </w:rPr>
      </w:r>
    </w:p>
    <w:p w:rsidR="00000000" w:rsidDel="00000000" w:rsidP="00000000" w:rsidRDefault="00000000" w:rsidRPr="00000000" w14:paraId="00000709">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70A">
      <w:pPr>
        <w:ind w:left="0" w:firstLine="0"/>
        <w:rPr>
          <w:b w:val="1"/>
          <w:i w:val="1"/>
        </w:rPr>
      </w:pPr>
      <w:r w:rsidDel="00000000" w:rsidR="00000000" w:rsidRPr="00000000">
        <w:rPr>
          <w:rtl w:val="0"/>
        </w:rPr>
      </w:r>
    </w:p>
    <w:p w:rsidR="00000000" w:rsidDel="00000000" w:rsidP="00000000" w:rsidRDefault="00000000" w:rsidRPr="00000000" w14:paraId="0000070B">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70C">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70D">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70E">
      <w:pPr>
        <w:ind w:left="0" w:firstLine="0"/>
        <w:rPr>
          <w:b w:val="1"/>
          <w:i w:val="1"/>
        </w:rPr>
      </w:pPr>
      <w:r w:rsidDel="00000000" w:rsidR="00000000" w:rsidRPr="00000000">
        <w:rPr>
          <w:rtl w:val="0"/>
        </w:rPr>
      </w:r>
    </w:p>
    <w:p w:rsidR="00000000" w:rsidDel="00000000" w:rsidP="00000000" w:rsidRDefault="00000000" w:rsidRPr="00000000" w14:paraId="0000070F">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710">
      <w:pPr>
        <w:ind w:left="0" w:firstLine="0"/>
        <w:rPr/>
      </w:pPr>
      <w:r w:rsidDel="00000000" w:rsidR="00000000" w:rsidRPr="00000000">
        <w:rPr>
          <w:rtl w:val="0"/>
        </w:rPr>
      </w:r>
    </w:p>
    <w:p w:rsidR="00000000" w:rsidDel="00000000" w:rsidP="00000000" w:rsidRDefault="00000000" w:rsidRPr="00000000" w14:paraId="00000711">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712">
      <w:pPr>
        <w:ind w:left="0" w:firstLine="0"/>
        <w:rPr>
          <w:b w:val="1"/>
          <w:i w:val="1"/>
        </w:rPr>
      </w:pPr>
      <w:r w:rsidDel="00000000" w:rsidR="00000000" w:rsidRPr="00000000">
        <w:rPr>
          <w:rtl w:val="0"/>
        </w:rPr>
      </w:r>
    </w:p>
    <w:p w:rsidR="00000000" w:rsidDel="00000000" w:rsidP="00000000" w:rsidRDefault="00000000" w:rsidRPr="00000000" w14:paraId="00000713">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714">
      <w:pPr>
        <w:ind w:left="0" w:firstLine="0"/>
        <w:rPr>
          <w:b w:val="1"/>
          <w:i w:val="1"/>
        </w:rPr>
      </w:pPr>
      <w:r w:rsidDel="00000000" w:rsidR="00000000" w:rsidRPr="00000000">
        <w:rPr>
          <w:rtl w:val="0"/>
        </w:rPr>
      </w:r>
    </w:p>
    <w:p w:rsidR="00000000" w:rsidDel="00000000" w:rsidP="00000000" w:rsidRDefault="00000000" w:rsidRPr="00000000" w14:paraId="00000715">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716">
      <w:pPr>
        <w:ind w:left="0" w:firstLine="0"/>
        <w:rPr>
          <w:color w:val="3c78d8"/>
        </w:rPr>
      </w:pPr>
      <w:r w:rsidDel="00000000" w:rsidR="00000000" w:rsidRPr="00000000">
        <w:rPr>
          <w:rtl w:val="0"/>
        </w:rPr>
      </w:r>
    </w:p>
    <w:p w:rsidR="00000000" w:rsidDel="00000000" w:rsidP="00000000" w:rsidRDefault="00000000" w:rsidRPr="00000000" w14:paraId="00000717">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718">
      <w:pPr>
        <w:pStyle w:val="Heading2"/>
        <w:rPr/>
      </w:pPr>
      <w:bookmarkStart w:colFirst="0" w:colLast="0" w:name="_pzrw4c5s7tpd" w:id="72"/>
      <w:bookmarkEnd w:id="72"/>
      <w:commentRangeStart w:id="184"/>
      <w:r w:rsidDel="00000000" w:rsidR="00000000" w:rsidRPr="00000000">
        <w:rPr>
          <w:rtl w:val="0"/>
        </w:rPr>
        <w:t xml:space="preserve">13. List of Acronyms</w:t>
      </w:r>
      <w:commentRangeEnd w:id="184"/>
      <w:r w:rsidDel="00000000" w:rsidR="00000000" w:rsidRPr="00000000">
        <w:commentReference w:id="184"/>
      </w:r>
      <w:r w:rsidDel="00000000" w:rsidR="00000000" w:rsidRPr="00000000">
        <w:rPr>
          <w:rtl w:val="0"/>
        </w:rPr>
      </w:r>
    </w:p>
    <w:p w:rsidR="00000000" w:rsidDel="00000000" w:rsidP="00000000" w:rsidRDefault="00000000" w:rsidRPr="00000000" w14:paraId="00000719">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71A">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71B">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71C">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71D">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71E">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71F">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720">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721">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722">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723">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724">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725">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726">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727">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728">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729">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72A">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72B">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72C">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72D">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72E">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 </w:t>
      </w:r>
    </w:p>
    <w:p w:rsidR="00000000" w:rsidDel="00000000" w:rsidP="00000000" w:rsidRDefault="00000000" w:rsidRPr="00000000" w14:paraId="0000072F">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730">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731">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732">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733">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734">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735">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736">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737">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738">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739">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73A">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73B">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73C">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73D">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73E">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73F">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740">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741">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742">
      <w:pPr>
        <w:spacing w:after="120" w:before="120" w:lineRule="auto"/>
        <w:rPr/>
      </w:pPr>
      <w:r w:rsidDel="00000000" w:rsidR="00000000" w:rsidRPr="00000000">
        <w:rPr>
          <w:b w:val="1"/>
          <w:rtl w:val="0"/>
        </w:rPr>
        <w:t xml:space="preserve">GPP </w:t>
      </w:r>
      <w:r w:rsidDel="00000000" w:rsidR="00000000" w:rsidRPr="00000000">
        <w:rPr>
          <w:rtl w:val="0"/>
        </w:rPr>
        <w:t xml:space="preserve">- Gross Primary Productivity</w:t>
      </w:r>
    </w:p>
    <w:p w:rsidR="00000000" w:rsidDel="00000000" w:rsidP="00000000" w:rsidRDefault="00000000" w:rsidRPr="00000000" w14:paraId="00000743">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744">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745">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p>
    <w:p w:rsidR="00000000" w:rsidDel="00000000" w:rsidP="00000000" w:rsidRDefault="00000000" w:rsidRPr="00000000" w14:paraId="00000746">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747">
      <w:pPr>
        <w:spacing w:after="120" w:before="120" w:lineRule="auto"/>
        <w:rPr/>
      </w:pPr>
      <w:r w:rsidDel="00000000" w:rsidR="00000000" w:rsidRPr="00000000">
        <w:rPr>
          <w:b w:val="1"/>
          <w:rtl w:val="0"/>
        </w:rPr>
        <w:t xml:space="preserve">INPA </w:t>
      </w:r>
      <w:r w:rsidDel="00000000" w:rsidR="00000000" w:rsidRPr="00000000">
        <w:rPr>
          <w:rtl w:val="0"/>
        </w:rPr>
        <w:t xml:space="preserve">- Brazil National Institute of Amazonian Research </w:t>
      </w:r>
    </w:p>
    <w:p w:rsidR="00000000" w:rsidDel="00000000" w:rsidP="00000000" w:rsidRDefault="00000000" w:rsidRPr="00000000" w14:paraId="00000748">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749">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74A">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74B">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74C">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74D">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74E">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74F">
      <w:pPr>
        <w:spacing w:after="120" w:before="120" w:lineRule="auto"/>
        <w:rPr/>
      </w:pPr>
      <w:r w:rsidDel="00000000" w:rsidR="00000000" w:rsidRPr="00000000">
        <w:rPr>
          <w:b w:val="1"/>
          <w:rtl w:val="0"/>
        </w:rPr>
        <w:t xml:space="preserve">JAXA </w:t>
      </w:r>
      <w:r w:rsidDel="00000000" w:rsidR="00000000" w:rsidRPr="00000000">
        <w:rPr>
          <w:rtl w:val="0"/>
        </w:rPr>
        <w:t xml:space="preserve">- Japan Aerospace Exploration Agency </w:t>
      </w:r>
    </w:p>
    <w:p w:rsidR="00000000" w:rsidDel="00000000" w:rsidP="00000000" w:rsidRDefault="00000000" w:rsidRPr="00000000" w14:paraId="00000750">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751">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752">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753">
      <w:pPr>
        <w:spacing w:after="120" w:before="120" w:lineRule="auto"/>
        <w:rPr/>
      </w:pPr>
      <w:r w:rsidDel="00000000" w:rsidR="00000000" w:rsidRPr="00000000">
        <w:rPr>
          <w:b w:val="1"/>
          <w:rtl w:val="0"/>
        </w:rPr>
        <w:t xml:space="preserve">MOU </w:t>
      </w:r>
      <w:r w:rsidDel="00000000" w:rsidR="00000000" w:rsidRPr="00000000">
        <w:rPr>
          <w:rtl w:val="0"/>
        </w:rPr>
        <w:t xml:space="preserve">- Memorandum of Understanding</w:t>
      </w:r>
    </w:p>
    <w:p w:rsidR="00000000" w:rsidDel="00000000" w:rsidP="00000000" w:rsidRDefault="00000000" w:rsidRPr="00000000" w14:paraId="00000754">
      <w:pPr>
        <w:spacing w:after="120" w:before="120" w:lineRule="auto"/>
        <w:rPr/>
      </w:pPr>
      <w:r w:rsidDel="00000000" w:rsidR="00000000" w:rsidRPr="00000000">
        <w:rPr>
          <w:b w:val="1"/>
          <w:rtl w:val="0"/>
        </w:rPr>
        <w:t xml:space="preserve">NEE </w:t>
      </w:r>
      <w:r w:rsidDel="00000000" w:rsidR="00000000" w:rsidRPr="00000000">
        <w:rPr>
          <w:rtl w:val="0"/>
        </w:rPr>
        <w:t xml:space="preserve">- Net Ecosystem Exchange</w:t>
      </w:r>
    </w:p>
    <w:p w:rsidR="00000000" w:rsidDel="00000000" w:rsidP="00000000" w:rsidRDefault="00000000" w:rsidRPr="00000000" w14:paraId="00000755">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756">
      <w:pPr>
        <w:spacing w:after="120" w:before="120" w:lineRule="auto"/>
        <w:rPr/>
      </w:pPr>
      <w:r w:rsidDel="00000000" w:rsidR="00000000" w:rsidRPr="00000000">
        <w:rPr>
          <w:b w:val="1"/>
          <w:rtl w:val="0"/>
        </w:rPr>
        <w:t xml:space="preserve">NSF </w:t>
      </w:r>
      <w:r w:rsidDel="00000000" w:rsidR="00000000" w:rsidRPr="00000000">
        <w:rPr>
          <w:rtl w:val="0"/>
        </w:rPr>
        <w:t xml:space="preserve">- National Science Foundation </w:t>
      </w:r>
    </w:p>
    <w:p w:rsidR="00000000" w:rsidDel="00000000" w:rsidP="00000000" w:rsidRDefault="00000000" w:rsidRPr="00000000" w14:paraId="00000757">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758">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759">
      <w:pPr>
        <w:spacing w:after="120" w:before="120" w:lineRule="auto"/>
        <w:rPr/>
      </w:pPr>
      <w:r w:rsidDel="00000000" w:rsidR="00000000" w:rsidRPr="00000000">
        <w:rPr>
          <w:b w:val="1"/>
          <w:rtl w:val="0"/>
        </w:rPr>
        <w:t xml:space="preserve">ONACC </w:t>
      </w:r>
      <w:r w:rsidDel="00000000" w:rsidR="00000000" w:rsidRPr="00000000">
        <w:rPr>
          <w:rtl w:val="0"/>
        </w:rPr>
        <w:t xml:space="preserve">- Cameroon National Climate Change Observatory </w:t>
      </w:r>
    </w:p>
    <w:p w:rsidR="00000000" w:rsidDel="00000000" w:rsidP="00000000" w:rsidRDefault="00000000" w:rsidRPr="00000000" w14:paraId="0000075A">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75B">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75C">
      <w:pPr>
        <w:spacing w:after="120" w:before="120" w:lineRule="auto"/>
        <w:rPr/>
      </w:pPr>
      <w:r w:rsidDel="00000000" w:rsidR="00000000" w:rsidRPr="00000000">
        <w:rPr>
          <w:b w:val="1"/>
          <w:rtl w:val="0"/>
        </w:rPr>
        <w:t xml:space="preserve">PANGEA </w:t>
      </w:r>
      <w:r w:rsidDel="00000000" w:rsidR="00000000" w:rsidRPr="00000000">
        <w:rPr>
          <w:rtl w:val="0"/>
        </w:rPr>
        <w:t xml:space="preserve">- PAN tropical investigation of bioGeochemistry and Ecological Adaptation</w:t>
      </w:r>
    </w:p>
    <w:p w:rsidR="00000000" w:rsidDel="00000000" w:rsidP="00000000" w:rsidRDefault="00000000" w:rsidRPr="00000000" w14:paraId="0000075D">
      <w:pPr>
        <w:spacing w:after="120" w:before="120" w:lineRule="auto"/>
        <w:rPr/>
      </w:pPr>
      <w:r w:rsidDel="00000000" w:rsidR="00000000" w:rsidRPr="00000000">
        <w:rPr>
          <w:b w:val="1"/>
          <w:rtl w:val="0"/>
        </w:rPr>
        <w:t xml:space="preserve">RRI </w:t>
      </w:r>
      <w:r w:rsidDel="00000000" w:rsidR="00000000" w:rsidRPr="00000000">
        <w:rPr>
          <w:rtl w:val="0"/>
        </w:rPr>
        <w:t xml:space="preserve">- Rights and Resources Initiative</w:t>
      </w:r>
    </w:p>
    <w:p w:rsidR="00000000" w:rsidDel="00000000" w:rsidP="00000000" w:rsidRDefault="00000000" w:rsidRPr="00000000" w14:paraId="0000075E">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75F">
      <w:pPr>
        <w:spacing w:after="120" w:before="120" w:lineRule="auto"/>
        <w:rPr/>
      </w:pPr>
      <w:r w:rsidDel="00000000" w:rsidR="00000000" w:rsidRPr="00000000">
        <w:rPr>
          <w:b w:val="1"/>
          <w:rtl w:val="0"/>
        </w:rPr>
        <w:t xml:space="preserve">SMAP</w:t>
      </w:r>
      <w:r w:rsidDel="00000000" w:rsidR="00000000" w:rsidRPr="00000000">
        <w:rPr>
          <w:rtl w:val="0"/>
        </w:rPr>
        <w:t xml:space="preserve"> - Soil Moisture Active Passive Mission</w:t>
      </w:r>
    </w:p>
    <w:p w:rsidR="00000000" w:rsidDel="00000000" w:rsidP="00000000" w:rsidRDefault="00000000" w:rsidRPr="00000000" w14:paraId="00000760">
      <w:pPr>
        <w:spacing w:after="120" w:before="120" w:lineRule="auto"/>
        <w:rPr/>
      </w:pPr>
      <w:r w:rsidDel="00000000" w:rsidR="00000000" w:rsidRPr="00000000">
        <w:rPr>
          <w:b w:val="1"/>
          <w:rtl w:val="0"/>
        </w:rPr>
        <w:t xml:space="preserve">SIF</w:t>
      </w:r>
      <w:r w:rsidDel="00000000" w:rsidR="00000000" w:rsidRPr="00000000">
        <w:rPr>
          <w:rtl w:val="0"/>
        </w:rPr>
        <w:t xml:space="preserve"> - Solar Induced Fluorescence</w:t>
      </w:r>
    </w:p>
    <w:p w:rsidR="00000000" w:rsidDel="00000000" w:rsidP="00000000" w:rsidRDefault="00000000" w:rsidRPr="00000000" w14:paraId="00000761">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762">
      <w:pPr>
        <w:spacing w:after="120" w:before="120" w:lineRule="auto"/>
        <w:rPr/>
      </w:pPr>
      <w:r w:rsidDel="00000000" w:rsidR="00000000" w:rsidRPr="00000000">
        <w:rPr>
          <w:b w:val="1"/>
          <w:rtl w:val="0"/>
        </w:rPr>
        <w:t xml:space="preserve">SSC </w:t>
      </w:r>
      <w:r w:rsidDel="00000000" w:rsidR="00000000" w:rsidRPr="00000000">
        <w:rPr>
          <w:rtl w:val="0"/>
        </w:rPr>
        <w:t xml:space="preserve">- Scientific Steering Committee</w:t>
      </w:r>
    </w:p>
    <w:p w:rsidR="00000000" w:rsidDel="00000000" w:rsidP="00000000" w:rsidRDefault="00000000" w:rsidRPr="00000000" w14:paraId="00000763">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764">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765">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766">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767">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768">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769">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76A">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76B">
      <w:pPr>
        <w:spacing w:after="120" w:before="120" w:lineRule="auto"/>
        <w:rPr/>
      </w:pPr>
      <w:r w:rsidDel="00000000" w:rsidR="00000000" w:rsidRPr="00000000">
        <w:rPr>
          <w:b w:val="1"/>
          <w:rtl w:val="0"/>
        </w:rPr>
        <w:t xml:space="preserve">USAID</w:t>
      </w:r>
      <w:r w:rsidDel="00000000" w:rsidR="00000000" w:rsidRPr="00000000">
        <w:rPr>
          <w:rtl w:val="0"/>
        </w:rPr>
        <w:t xml:space="preserve"> - U.S. Agency for International Development</w:t>
      </w:r>
    </w:p>
    <w:p w:rsidR="00000000" w:rsidDel="00000000" w:rsidP="00000000" w:rsidRDefault="00000000" w:rsidRPr="00000000" w14:paraId="0000076C">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76D">
      <w:pPr>
        <w:spacing w:after="120" w:before="120" w:lineRule="auto"/>
        <w:rPr/>
      </w:pPr>
      <w:r w:rsidDel="00000000" w:rsidR="00000000" w:rsidRPr="00000000">
        <w:rPr>
          <w:b w:val="1"/>
          <w:rtl w:val="0"/>
        </w:rPr>
        <w:t xml:space="preserve">USGS </w:t>
      </w:r>
      <w:r w:rsidDel="00000000" w:rsidR="00000000" w:rsidRPr="00000000">
        <w:rPr>
          <w:rtl w:val="0"/>
        </w:rPr>
        <w:t xml:space="preserve">- U.S. Geological Survey</w:t>
      </w:r>
    </w:p>
    <w:p w:rsidR="00000000" w:rsidDel="00000000" w:rsidP="00000000" w:rsidRDefault="00000000" w:rsidRPr="00000000" w14:paraId="0000076E">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76F">
      <w:pPr>
        <w:spacing w:after="120" w:before="120" w:lineRule="auto"/>
        <w:rPr/>
      </w:pPr>
      <w:r w:rsidDel="00000000" w:rsidR="00000000" w:rsidRPr="00000000">
        <w:rPr>
          <w:b w:val="1"/>
          <w:rtl w:val="0"/>
        </w:rPr>
        <w:t xml:space="preserve">WRI </w:t>
      </w:r>
      <w:r w:rsidDel="00000000" w:rsidR="00000000" w:rsidRPr="00000000">
        <w:rPr>
          <w:rtl w:val="0"/>
        </w:rPr>
        <w:t xml:space="preserve">- World Resources Institute</w:t>
      </w:r>
    </w:p>
    <w:p w:rsidR="00000000" w:rsidDel="00000000" w:rsidP="00000000" w:rsidRDefault="00000000" w:rsidRPr="00000000" w14:paraId="00000770">
      <w:pPr>
        <w:spacing w:after="120" w:before="120" w:lineRule="auto"/>
        <w:rPr/>
      </w:pPr>
      <w:r w:rsidDel="00000000" w:rsidR="00000000" w:rsidRPr="00000000">
        <w:rPr>
          <w:rtl w:val="0"/>
        </w:rPr>
      </w:r>
    </w:p>
    <w:p w:rsidR="00000000" w:rsidDel="00000000" w:rsidP="00000000" w:rsidRDefault="00000000" w:rsidRPr="00000000" w14:paraId="00000771">
      <w:pPr>
        <w:pStyle w:val="Heading2"/>
        <w:rPr/>
      </w:pPr>
      <w:bookmarkStart w:colFirst="0" w:colLast="0" w:name="_rymy755ymrd5" w:id="73"/>
      <w:bookmarkEnd w:id="73"/>
      <w:r w:rsidDel="00000000" w:rsidR="00000000" w:rsidRPr="00000000">
        <w:rPr>
          <w:rtl w:val="0"/>
        </w:rPr>
        <w:t xml:space="preserve">14. Appendices</w:t>
      </w:r>
    </w:p>
    <w:p w:rsidR="00000000" w:rsidDel="00000000" w:rsidP="00000000" w:rsidRDefault="00000000" w:rsidRPr="00000000" w14:paraId="00000772">
      <w:pPr>
        <w:rPr>
          <w:b w:val="1"/>
        </w:rPr>
      </w:pPr>
      <w:hyperlink r:id="rId71">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773">
      <w:pPr>
        <w:pStyle w:val="Heading3"/>
        <w:rPr/>
      </w:pPr>
      <w:bookmarkStart w:colFirst="0" w:colLast="0" w:name="_1737u9tquxno" w:id="74"/>
      <w:bookmarkEnd w:id="74"/>
      <w:r w:rsidDel="00000000" w:rsidR="00000000" w:rsidRPr="00000000">
        <w:rPr>
          <w:rtl w:val="0"/>
        </w:rPr>
        <w:t xml:space="preserve">A -  </w:t>
      </w:r>
      <w:r w:rsidDel="00000000" w:rsidR="00000000" w:rsidRPr="00000000">
        <w:rPr>
          <w:rtl w:val="0"/>
        </w:rPr>
        <w:t xml:space="preserve">Letters of Support</w:t>
      </w:r>
      <w:r w:rsidDel="00000000" w:rsidR="00000000" w:rsidRPr="00000000">
        <w:rPr>
          <w:rtl w:val="0"/>
        </w:rPr>
      </w:r>
    </w:p>
    <w:p w:rsidR="00000000" w:rsidDel="00000000" w:rsidP="00000000" w:rsidRDefault="00000000" w:rsidRPr="00000000" w14:paraId="00000774">
      <w:pPr>
        <w:pStyle w:val="Heading3"/>
        <w:ind w:left="0" w:firstLine="0"/>
        <w:rPr/>
      </w:pPr>
      <w:bookmarkStart w:colFirst="0" w:colLast="0" w:name="_9msrmaieein9" w:id="75"/>
      <w:bookmarkEnd w:id="75"/>
      <w:r w:rsidDel="00000000" w:rsidR="00000000" w:rsidRPr="00000000">
        <w:rPr>
          <w:rtl w:val="0"/>
        </w:rPr>
        <w:t xml:space="preserve">B - PANGEA Partners</w:t>
      </w:r>
    </w:p>
    <w:p w:rsidR="00000000" w:rsidDel="00000000" w:rsidP="00000000" w:rsidRDefault="00000000" w:rsidRPr="00000000" w14:paraId="00000775">
      <w:pPr>
        <w:pStyle w:val="Heading3"/>
        <w:rPr/>
      </w:pPr>
      <w:bookmarkStart w:colFirst="0" w:colLast="0" w:name="_98hy2rarbqxy" w:id="76"/>
      <w:bookmarkEnd w:id="76"/>
      <w:r w:rsidDel="00000000" w:rsidR="00000000" w:rsidRPr="00000000">
        <w:rPr>
          <w:rtl w:val="0"/>
        </w:rPr>
        <w:t xml:space="preserve">C - Engagement during the Scoping Campaign </w:t>
      </w:r>
    </w:p>
    <w:p w:rsidR="00000000" w:rsidDel="00000000" w:rsidP="00000000" w:rsidRDefault="00000000" w:rsidRPr="00000000" w14:paraId="00000776">
      <w:pPr>
        <w:pStyle w:val="Heading3"/>
        <w:rPr/>
      </w:pPr>
      <w:bookmarkStart w:colFirst="0" w:colLast="0" w:name="_969urlcnvqlw" w:id="77"/>
      <w:bookmarkEnd w:id="77"/>
      <w:r w:rsidDel="00000000" w:rsidR="00000000" w:rsidRPr="00000000">
        <w:rPr>
          <w:rtl w:val="0"/>
        </w:rPr>
        <w:t xml:space="preserve">D - Planned and Ongoing Research and Monitoring Activities </w:t>
      </w:r>
    </w:p>
    <w:p w:rsidR="00000000" w:rsidDel="00000000" w:rsidP="00000000" w:rsidRDefault="00000000" w:rsidRPr="00000000" w14:paraId="00000777">
      <w:pPr>
        <w:pStyle w:val="Heading3"/>
        <w:rPr/>
      </w:pPr>
      <w:bookmarkStart w:colFirst="0" w:colLast="0" w:name="_79hvy15uphw" w:id="78"/>
      <w:bookmarkEnd w:id="78"/>
      <w:r w:rsidDel="00000000" w:rsidR="00000000" w:rsidRPr="00000000">
        <w:rPr>
          <w:rtl w:val="0"/>
        </w:rPr>
        <w:t xml:space="preserve">E - PANGEA Core and Extended Domains Detailed Table</w:t>
      </w:r>
    </w:p>
    <w:p w:rsidR="00000000" w:rsidDel="00000000" w:rsidP="00000000" w:rsidRDefault="00000000" w:rsidRPr="00000000" w14:paraId="00000778">
      <w:pPr>
        <w:pStyle w:val="Heading3"/>
        <w:rPr/>
      </w:pPr>
      <w:bookmarkStart w:colFirst="0" w:colLast="0" w:name="_lknrb566psmv" w:id="79"/>
      <w:bookmarkEnd w:id="79"/>
      <w:r w:rsidDel="00000000" w:rsidR="00000000" w:rsidRPr="00000000">
        <w:rPr>
          <w:rtl w:val="0"/>
        </w:rPr>
        <w:t xml:space="preserve">F - Potential PANGEA Training Activities</w:t>
      </w:r>
    </w:p>
    <w:p w:rsidR="00000000" w:rsidDel="00000000" w:rsidP="00000000" w:rsidRDefault="00000000" w:rsidRPr="00000000" w14:paraId="00000779">
      <w:pPr>
        <w:pStyle w:val="Heading3"/>
        <w:rPr>
          <w:i w:val="1"/>
        </w:rPr>
      </w:pPr>
      <w:bookmarkStart w:colFirst="0" w:colLast="0" w:name="_u0cqs6788e4p" w:id="80"/>
      <w:bookmarkEnd w:id="80"/>
      <w:r w:rsidDel="00000000" w:rsidR="00000000" w:rsidRPr="00000000">
        <w:rPr>
          <w:rtl w:val="0"/>
        </w:rPr>
        <w:t xml:space="preserve">G</w:t>
      </w:r>
      <w:r w:rsidDel="00000000" w:rsidR="00000000" w:rsidRPr="00000000">
        <w:rPr>
          <w:rtl w:val="0"/>
        </w:rPr>
        <w:t xml:space="preserve"> - </w:t>
      </w:r>
      <w:r w:rsidDel="00000000" w:rsidR="00000000" w:rsidRPr="00000000">
        <w:rPr>
          <w:rtl w:val="0"/>
        </w:rPr>
        <w:t xml:space="preserve">Responses to Feedback</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os Longo" w:id="99" w:date="2024-11-06T19:58:36Z">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Q23. Please keep this comment for now, I will delete when I update the tables.</w:t>
      </w:r>
    </w:p>
  </w:comment>
  <w:comment w:author="Marcos Longo" w:id="98" w:date="2024-11-06T19:58:58Z">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Q22. Please keep this comment for now, I will delete when I update the tables.</w:t>
      </w:r>
    </w:p>
  </w:comment>
  <w:comment w:author="Elsa Ordway" w:id="137" w:date="2024-09-27T02:53:20Z">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Marcos Longo" w:id="121" w:date="2024-11-04T22:45:38Z">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https://doi.org/10.1016/j.jhydrol.2012.08.005</w:t>
      </w:r>
    </w:p>
  </w:comment>
  <w:comment w:author="Marcos Longo" w:id="61" w:date="2024-11-01T22:53:02Z">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this one up, so we talk about CUE and WUE, this needs to be verified.</w:t>
      </w:r>
    </w:p>
  </w:comment>
  <w:comment w:author="Elsa Ordway" w:id="179" w:date="2024-10-07T03:18:23Z">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direct wording shared from State Dept colleagues - leave as is</w:t>
      </w:r>
    </w:p>
  </w:comment>
  <w:comment w:author="Michael Keller" w:id="180" w:date="2024-10-28T22:00:20Z">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allowed to improve usage?</w:t>
      </w:r>
    </w:p>
  </w:comment>
  <w:comment w:author="Marcos Longo" w:id="101" w:date="2024-11-07T00:59:47Z">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Q27. Please keep this comment here, I will delete it when I update the tables.</w:t>
      </w:r>
    </w:p>
  </w:comment>
  <w:comment w:author="Marcos Longo" w:id="73" w:date="2024-11-07T00:57:35Z">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part of Q18. Please keep this comment here, I will delete it when I update the tables.</w:t>
      </w:r>
    </w:p>
  </w:comment>
  <w:comment w:author="Marcos Longo" w:id="74" w:date="2024-11-07T00:58:04Z">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Q19. Please keep this comment here, I will delete it when I update the tables.</w:t>
      </w:r>
    </w:p>
  </w:comment>
  <w:comment w:author="Marcos Longo" w:id="47" w:date="2024-11-01T21:59:27Z">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mostly recycled from the previous text. I am not sure this describes enough of PANGEA will do regarding Q9.</w:t>
      </w:r>
    </w:p>
  </w:comment>
  <w:comment w:author="Elsa Ordway" w:id="160" w:date="2024-11-01T21:17:19Z">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Marcos Longo" w:id="100" w:date="2024-11-07T00:59:33Z">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Q26. Please keep this comment here, I will delete it when I update the tables.</w:t>
      </w:r>
    </w:p>
  </w:comment>
  <w:comment w:author="Marcos Longo" w:id="75" w:date="2024-11-07T00:58:17Z">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Q20. Please keep this comment here, I will delete it when I update the tables.</w:t>
      </w:r>
    </w:p>
  </w:comment>
  <w:comment w:author="Marcos Longo" w:id="46" w:date="2024-10-31T18:28:38Z">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above was quite short already, I just tried to combine and highlight the knowledge gaps a bit more.</w:t>
      </w:r>
    </w:p>
  </w:comment>
  <w:comment w:author="Marcos Longo" w:id="115" w:date="2024-11-07T16:08:24Z">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@vonessen@ucla.edu @maria.j.santos@geo.uzh.ch Pinging you in this too, as you are more familiar with agent-based models than me, when you have a chance, could you please see if you can add a sentence in this paragraph? Thanks!</w:t>
      </w:r>
    </w:p>
  </w:comment>
  <w:comment w:author="Jill Thompson" w:id="110" w:date="2024-11-07T15:48:06Z">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new objectives not mentioned before? I think they should be in the overall introduction with indication there will be more detail here.  these are not technical advancements.</w:t>
      </w:r>
    </w:p>
  </w:comment>
  <w:comment w:author="Elsa Ordway" w:id="15" w:date="2024-11-11T02:22:05Z">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25" w:date="2024-11-12T18:36:24Z">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@mkeller.co2@gmail.com - clean up these two sentences</w:t>
      </w:r>
    </w:p>
  </w:comment>
  <w:comment w:author="Elsa Ordway" w:id="13" w:date="2024-11-11T02:21:51Z">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4" w:date="2024-11-11T02:21:58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1" w:date="2024-11-11T02:21:34Z">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Elsa Ordway" w:id="16" w:date="2024-11-10T21:32:42Z">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https://link.springer.com/chapter/10.1007/978-3-540-77381-8_9</w:t>
      </w:r>
    </w:p>
  </w:comment>
  <w:comment w:author="Jill Thompson" w:id="108" w:date="2024-11-07T15:57:43Z">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in your txt to resistance.</w:t>
      </w:r>
    </w:p>
  </w:comment>
  <w:comment w:author="Jill Thompson" w:id="109" w:date="2024-11-07T16:24:34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scientific advances about the action of peoples</w:t>
      </w:r>
    </w:p>
  </w:comment>
  <w:comment w:author="Elsa Ordway" w:id="12" w:date="2024-11-11T02:21:42Z">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to GtC</w:t>
      </w:r>
    </w:p>
  </w:comment>
  <w:comment w:author="Jill Thompson" w:id="111" w:date="2024-11-07T16:28:01Z">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limited technical advancements. Give more detail. techy/modeling people can phrase correctly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accuracy and confidence limits for a range of remote satellite and airborne observations.</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integrated dataflows for analysis of ground and remote data.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AI and Machine learning</w:t>
      </w:r>
    </w:p>
  </w:comment>
  <w:comment w:author="Jill Thompson" w:id="114" w:date="2024-11-07T16:27:36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AI. (might be second time for machine learning)   This could also be in the scientific advances. needs to have more detail here on how you would use AI if this is the only place.  Should also be mentioned in the introduction.</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as part of capacity building</w:t>
      </w:r>
    </w:p>
  </w:comment>
  <w:comment w:author="Marcos Longo" w:id="22" w:date="2024-11-12T18:47:39Z">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https://dx.doi.org/10.1080/17550874.2013.772257</w:t>
      </w:r>
    </w:p>
  </w:comment>
  <w:comment w:author="Jill Thompson" w:id="116" w:date="2024-11-07T16:32:52Z">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117" w:date="2024-11-08T17:25:26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maybe we should just just refer to Section 3 and avoid repetitions or inconsistencies.</w:t>
      </w:r>
    </w:p>
  </w:comment>
  <w:comment w:author="Jill Thompson" w:id="120" w:date="2024-11-07T16:41:16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have gone from investigating the current patterns and processes how they will respond to climate and land use change and now expressed as how they differ in ability to remain stable.  You will have to define what you mean my "remain stable" if you follow this trend.</w:t>
      </w:r>
    </w:p>
  </w:comment>
  <w:comment w:author="Jill Thompson" w:id="112" w:date="2024-11-07T16:26:20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animal abundance gradients I think.</w:t>
      </w:r>
    </w:p>
  </w:comment>
  <w:comment w:author="Elsa Ordway" w:id="3" w:date="2024-11-11T17:15:06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more powerfully</w:t>
      </w:r>
    </w:p>
  </w:comment>
  <w:comment w:author="Elsa Ordway" w:id="123" w:date="2024-11-12T18:16:18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dropped here - make sure it flows appropriately with sections before and after</w:t>
      </w:r>
    </w:p>
  </w:comment>
  <w:comment w:author="Elsa Ordway" w:id="124" w:date="2024-11-12T18:16:18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dropped here - make sure it flows appropriately with sections before and after</w:t>
      </w:r>
    </w:p>
  </w:comment>
  <w:comment w:author="Marcos Longo" w:id="56" w:date="2024-11-01T14:46:48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@fabianS@gmx.ch Any suggestions here?</w:t>
      </w:r>
    </w:p>
  </w:comment>
  <w:comment w:author="Jill Thompson" w:id="122" w:date="2024-11-07T16:45:54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co-designed and collaborative needs much more emphasis in this white paper</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a repeat of earlier text so could be considerably shortened.</w:t>
      </w:r>
    </w:p>
  </w:comment>
  <w:comment w:author="Marcos Longo" w:id="36" w:date="2024-11-01T15:09:56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incorporate models in this section too. Maybe we could highlight how inverse models can help explain the patterns described in the research questions.</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@renato.braghiere@gmail.com would you mind trying to add 1-2 sentences on inverse models in the paragraphs after the questions in sections 3.1.1–3.1.3? If the sentences can be directly related to the questions, even better. Thanks!</w:t>
      </w:r>
    </w:p>
  </w:comment>
  <w:comment w:author="Marcos Longo" w:id="37" w:date="2024-11-01T22:26:37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Tagging @Junjie.Liu@jpl.nasa.gov too, if you see any place for insertions, that would be great, thanks!</w:t>
      </w:r>
    </w:p>
  </w:comment>
  <w:comment w:author="Marcos Longo" w:id="55" w:date="2024-11-01T14:45:38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https://dx.doi.org/10.1038/s41586-018-0240-x</w:t>
      </w:r>
    </w:p>
  </w:comment>
  <w:comment w:author="Elsa Ordway" w:id="138" w:date="2024-10-07T03:20:45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Recommended by State Dept colleauges</w:t>
      </w:r>
    </w:p>
  </w:comment>
  <w:comment w:author="Marcos Longo" w:id="52" w:date="2024-11-01T14:41:33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https://dx.doi.org/10.1029/2018MS001583</w:t>
      </w:r>
    </w:p>
  </w:comment>
  <w:comment w:author="Marcos Longo" w:id="64" w:date="2024-11-02T00:31:12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seems very relevant and was strongly highlighted in the knowledge gaps. I kept it, but this is not obvious in the current questions. Should we drop it, or should we change/add questions?</w:t>
      </w:r>
    </w:p>
  </w:comment>
  <w:comment w:author="Marcos Longo" w:id="53" w:date="2024-11-01T14:42:03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https://dx.doi.org/10.5194/gmd-11-1343-2018</w:t>
      </w:r>
    </w:p>
  </w:comment>
  <w:comment w:author="Marcos Longo" w:id="54" w:date="2024-11-01T14:43:12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https://dx.doi.org/10.5194/gmd-16-4017-2023</w:t>
      </w:r>
    </w:p>
  </w:comment>
  <w:comment w:author="Jill Thompson" w:id="131" w:date="2024-11-07T17:15:50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good if you could say how big a landscape/site might be and what you would need at the "site" to carry out all of the measurements . Can you give an example.  To have a landscape site that meets all of the requirements listed in the temporal and spatial requirements below with all of the gradients mentioned in various places is going to be a big task.</w:t>
      </w:r>
    </w:p>
  </w:comment>
  <w:comment w:author="Marcos Longo" w:id="57" w:date="2024-11-01T16:28:05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latter half is very vague, and the text is still unclear on how PANGEA will address Q11 and Q13. If you have ideas on how to improve it, edits are very welcome!</w:t>
      </w:r>
    </w:p>
  </w:comment>
  <w:comment w:author="Marcos Longo" w:id="25" w:date="2024-11-12T18:48:59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https://dx.doi.org/10.5194/gmd-15-5107-2022</w:t>
      </w:r>
    </w:p>
  </w:comment>
  <w:comment w:author="Marcos Longo" w:id="21" w:date="2024-11-12T18:47:09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https://dx.doi.org/10.1007/s10531-017-1319-7</w:t>
      </w:r>
    </w:p>
  </w:comment>
  <w:comment w:author="Marcos Longo" w:id="24" w:date="2024-11-12T18:48:16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https://dx.doi.org/10.1038/s41467-019-09319-2</w:t>
      </w:r>
    </w:p>
  </w:comment>
  <w:comment w:author="Marcos Longo" w:id="20" w:date="2024-11-12T18:45:29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w:t>
      </w:r>
    </w:p>
  </w:comment>
  <w:comment w:author="Elsa Ordway" w:id="118" w:date="2024-09-01T21:32:39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this builds on rather than repeats section 1.2</w:t>
      </w:r>
    </w:p>
  </w:comment>
  <w:comment w:author="Marcos Longo" w:id="23" w:date="2024-11-12T18:50:19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https://dx.doi.org/10.1111/geb.13123</w:t>
      </w:r>
    </w:p>
  </w:comment>
  <w:comment w:author="Marcos Longo" w:id="26" w:date="2024-11-12T18:50:19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https://dx.doi.org/10.1111/geb.13123</w:t>
      </w:r>
    </w:p>
  </w:comment>
  <w:comment w:author="Robinson Negron-Juarez" w:id="129" w:date="2024-10-25T04:10:08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 not see a plan to improve/validate satellite observations.</w:t>
      </w:r>
    </w:p>
  </w:comment>
  <w:comment w:author="Marcos Longo" w:id="130" w:date="2024-11-09T02:05:04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rewrote some bullet points to make this a bit clearer. Still very vague though.</w:t>
      </w:r>
    </w:p>
  </w:comment>
  <w:comment w:author="Elsa Ordway" w:id="28" w:date="2024-11-11T02:41:1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outline:</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SESs - specifically in the context of PANGEA</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patterns and drivers of LCLUC (defor, deg, and regrowth)</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Feedbacks (impacts of ppl in form of extraction/conversion/management + benefits - ecosystem services)</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and knowledge integration (RS data integrated with what - economic approaches, land system science approaches, census, IEK, TEK, LEK)</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implications - tropics are different - we need to understand the different SESs to develop effective locally and regionally relevant solutions</w:t>
      </w:r>
    </w:p>
  </w:comment>
  <w:comment w:author="Elsa Ordway" w:id="178" w:date="2024-11-02T20:02:31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@ian.b.mccubbin@jpl.nasa.gov</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ian.b.mccubbin@jpl.nasa.gov_</w:t>
      </w:r>
    </w:p>
  </w:comment>
  <w:comment w:author="Elsa Ordway" w:id="128" w:date="2024-11-11T05:08:27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removing green boxes altogether in Section 6</w:t>
      </w:r>
    </w:p>
  </w:comment>
  <w:comment w:author="Elsa Ordway" w:id="31" w:date="2024-11-11T02:48:10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more appropriate citations here</w:t>
      </w:r>
    </w:p>
  </w:comment>
  <w:comment w:author="Elsa Ordway" w:id="32" w:date="2024-11-11T02:55:29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remove, but trying to tie it back to the US in a small, quick way</w:t>
      </w:r>
    </w:p>
  </w:comment>
  <w:comment w:author="Marcos Longo" w:id="27" w:date="2024-11-12T19:25:56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https://doi.org/10.1002/rse2.264</w:t>
      </w:r>
    </w:p>
  </w:comment>
  <w:comment w:author="Elsa Ordway" w:id="158" w:date="2024-11-11T04:34:44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these align with the timetable in section 7.5</w:t>
      </w:r>
    </w:p>
  </w:comment>
  <w:comment w:author="Helene Muller-Landau" w:id="50" w:date="2024-09-18T03:33:36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we need a paragraph or at least some sentences on plant functional composition at the start of this section.  (competition is a species interaction, so I do think that fits  here)</w:t>
      </w:r>
    </w:p>
  </w:comment>
  <w:comment w:author="Yanlei Feng" w:id="156" w:date="2024-10-28T18:41:21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want to save space, we could organize this into tables. We can add more methods for data synthesis, including regression, structural equation modeling (derive causal links), meta-analysis, time series analysis (detrend, breakpoint, etc. ), bayesian statistics. I think we lack data integration methods here.</w:t>
      </w:r>
    </w:p>
  </w:comment>
  <w:comment w:author="Helene Muller-Landau" w:id="9" w:date="2024-09-09T11:29:33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point - I'm not convinced it is useful to have all these numbers in the text, although it could be nice to include them in a  figure or table.  The numbers break up the flow, and on their own they say little - it is the relative values that matter, and it is easier and better to state those directly.</w:t>
      </w:r>
    </w:p>
  </w:comment>
  <w:comment w:author="Michael Keller" w:id="10" w:date="2024-10-22T06:42:47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point.  Leaving numbers for now because it is hard to put them back later if we decide for a more quantitative style.   Need to get all numbers on the same carbon  basis (C) as opposed to CO2, CO2eq, or CH4.</w:t>
      </w:r>
    </w:p>
  </w:comment>
  <w:comment w:author="Elsa Ordway" w:id="171" w:date="2024-09-17T04:16:53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Elsa Ordway" w:id="168" w:date="2024-09-17T04:33:15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183" w:date="2024-09-08T21:31:37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Marcos Longo" w:id="132" w:date="2024-11-11T15:14:37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add anything about model uncertainty also being considered when selecting the landscapes?</w:t>
      </w:r>
    </w:p>
  </w:comment>
  <w:comment w:author="Elsa Ordway" w:id="172" w:date="2024-09-17T04:17:13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Marcos Longo" w:id="144" w:date="2024-11-12T06:12:49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https://dx.doi.org/10.1002/ecm.1271</w:t>
      </w:r>
    </w:p>
  </w:comment>
  <w:comment w:author="Marcos Longo" w:id="143" w:date="2024-11-12T06:12:19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https://dx.doi.org/10.1016/j.ecolmodel.2015.11.018</w:t>
      </w:r>
    </w:p>
  </w:comment>
  <w:comment w:author="Marcos Longo" w:id="145" w:date="2024-11-12T06:13:17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https://dx.doi.org/10.5194/gmd-15-8153-2022</w:t>
      </w:r>
    </w:p>
  </w:comment>
  <w:comment w:author="Marcos Longo" w:id="146" w:date="2024-11-12T06:14:05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https://dx.doi.org/10.5194/gmd-12-4309-2019</w:t>
      </w:r>
    </w:p>
  </w:comment>
  <w:comment w:author="Marcos Longo" w:id="152" w:date="2024-11-12T06:18:38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https://dx.doi.org/10.1038/s41597-023-02349-y</w:t>
      </w:r>
    </w:p>
  </w:comment>
  <w:comment w:author="Jill Thompson" w:id="5" w:date="2024-11-06T12:47:12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section 1 - the overall introduction.</w:t>
      </w:r>
    </w:p>
  </w:comment>
  <w:comment w:author="Elsa Ordway" w:id="6" w:date="2024-11-10T21:06:39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still section 1 - to editorial team - do we move this entire section higher up?</w:t>
      </w:r>
    </w:p>
  </w:comment>
  <w:comment w:author="Marcos Longo" w:id="7" w:date="2024-11-10T21:31:09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fine to keep it in here, a subsection indicates that this is very important. But maybe we could have 1-2 sentences in the overall introduction highlighting coordinated team work.</w:t>
      </w:r>
    </w:p>
  </w:comment>
  <w:comment w:author="Marcos Longo" w:id="154" w:date="2024-11-12T06:24:37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https://dx.doi.org/10.1186/2194-3206-1-3</w:t>
      </w:r>
    </w:p>
  </w:comment>
  <w:comment w:author="Marcos Longo" w:id="19" w:date="2024-11-12T17:32:50Z">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https://dx.doi.org/10.1111/1365-2745.13540</w:t>
      </w:r>
    </w:p>
  </w:comment>
  <w:comment w:author="Marcos Longo" w:id="18" w:date="2024-11-12T17:32:26Z">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https://dx.doi.org/10.1890/06-1046.1</w:t>
      </w:r>
    </w:p>
  </w:comment>
  <w:comment w:author="Michael Keller" w:id="135" w:date="2024-11-12T17:45:05Z">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Bolivian relations with the US are poor.  There is a low probability that we will work there.  Remove?</w:t>
      </w:r>
    </w:p>
  </w:comment>
  <w:comment w:author="Michael Keller" w:id="136" w:date="2024-11-12T18:49:51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 says that this is removed.</w:t>
      </w:r>
    </w:p>
  </w:comment>
  <w:comment w:author="Elsa Ordway" w:id="141" w:date="2024-11-11T04:04:00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Marcos Longo" w:id="153" w:date="2024-11-12T06:26:07Z">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was originally Repast EAABM, but I could not find any reference for this (Google returns 0 links...). But I found this model and it looks like it is the same, but not 100% sure.</w:t>
      </w:r>
    </w:p>
  </w:comment>
  <w:comment w:author="Marcos Longo" w:id="147" w:date="2024-11-12T06:14:35Z">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https://dx.doi.org/10.5194/gmd-8-3837-2015</w:t>
      </w:r>
    </w:p>
  </w:comment>
  <w:comment w:author="Marcos Longo" w:id="148" w:date="2024-11-12T06:15:17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https://dx.doi.org/10.1111/j.1466-8238.2010.00613.x</w:t>
      </w:r>
    </w:p>
  </w:comment>
  <w:comment w:author="Marcos Longo" w:id="150" w:date="2024-11-12T06:26:52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https://dx.doi.org/10.5194/egusphere-2024-1082</w:t>
      </w:r>
    </w:p>
  </w:comment>
  <w:comment w:author="Marcos Longo" w:id="151" w:date="2024-11-12T06:16:55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https://dx.doi.org/10.3390/rs14112510</w:t>
      </w:r>
    </w:p>
  </w:comment>
  <w:comment w:author="Marcos Longo" w:id="149" w:date="2024-11-12T06:16:21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https://dx.doi.org/10.1175/BAMS-D-14-00110.1</w:t>
      </w:r>
    </w:p>
  </w:comment>
  <w:comment w:author="Marcos Longo" w:id="103" w:date="2024-11-04T16:38:23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https://dx.doi.org/10.5194/gmd-15-8153-2022</w:t>
      </w:r>
    </w:p>
  </w:comment>
  <w:comment w:author="Marcos Longo" w:id="142" w:date="2024-11-12T06:05:12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https://dx.doi.org/10.5194/gmd-16-4017-2023</w:t>
      </w:r>
    </w:p>
  </w:comment>
  <w:comment w:author="Jill Thompson" w:id="8" w:date="2024-11-06T12:55:30Z">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bold italic text to introduce these themes here is different to "the themes" in the initial theme text above. This is confusing and inconsistent . Also need to check  the use of references and numbers with the previous text and the repetition as much is covered in previous text.</w:t>
      </w:r>
    </w:p>
  </w:comment>
  <w:comment w:author="Elsa Ordway" w:id="126" w:date="2024-09-10T21:27:42Z">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from EVS-4 showing many campaigns in the tropics</w:t>
      </w:r>
    </w:p>
  </w:comment>
  <w:comment w:author="Elsa Ordway" w:id="119" w:date="2024-09-16T04:06:27Z">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challenges with using satellites in the tropics?</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PANGEA improve our understanding of remote-sensing capabilities in the tropics?</w:t>
      </w:r>
    </w:p>
  </w:comment>
  <w:comment w:author="Jill Thompson" w:id="44" w:date="2024-11-07T14:55:44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could be rewritten with fewer words, with a focus on PATTERN</w:t>
      </w:r>
    </w:p>
  </w:comment>
  <w:comment w:author="Marcos Longo" w:id="45" w:date="2024-11-08T17:28:09Z">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you mind giving a try and shortening it if you have a chance? We can revise it. Thanks!</w:t>
      </w:r>
    </w:p>
  </w:comment>
  <w:comment w:author="Hannah Stouter" w:id="17" w:date="2024-10-21T19:52:33Z">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important, but how biodiversity is responding to climate and anthropogenic change feels like it is still missing from this section</w:t>
      </w:r>
    </w:p>
  </w:comment>
  <w:comment w:author="Jill Thompson" w:id="51" w:date="2024-11-07T15:07:19Z">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just seen the comment above on why these are organized by all themes on pattern then all on process - did you consider pattern followed by process for biodiversity/species, then pattern then process for disturbances etc.?</w:t>
      </w:r>
    </w:p>
  </w:comment>
  <w:comment w:author="Jill Thompson" w:id="69" w:date="2024-11-07T15:28:04Z">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what?</w:t>
      </w:r>
    </w:p>
  </w:comment>
  <w:comment w:author="Jill Thompson" w:id="59" w:date="2024-11-07T15:17:35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is a repeat.</w:t>
      </w:r>
    </w:p>
  </w:comment>
  <w:comment w:author="Jill Thompson" w:id="58" w:date="2024-11-07T15:14:08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given in 3.1.2</w:t>
      </w:r>
    </w:p>
  </w:comment>
  <w:comment w:author="Jill Thompson" w:id="62" w:date="2024-11-07T15:23:07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amplifying other disturbances or do you just mean the human disturbance areas are getting bigger?</w:t>
      </w:r>
    </w:p>
  </w:comment>
  <w:comment w:author="Elsa Ordway" w:id="1" w:date="2024-10-29T16:11:02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Jill Thompson" w:id="60" w:date="2024-11-07T15:18:20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natural gaps are small but storm-related disturbances are large.</w:t>
      </w:r>
    </w:p>
  </w:comment>
  <w:comment w:author="Jill Thompson" w:id="72" w:date="2024-11-07T15:29:10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repetition.</w:t>
      </w:r>
    </w:p>
  </w:comment>
  <w:comment w:author="Jill Thompson" w:id="80" w:date="2024-11-07T15:34:56Z">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didn't give a reason earlier (that I remember) for picking these areas - maybe this should be moved to where you mention the areas for PANGEA first time.</w:t>
      </w:r>
    </w:p>
  </w:comment>
  <w:comment w:author="Marcos Longo" w:id="127" w:date="2024-11-09T01:51:01Z">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that these are called at least once in Section 3.</w:t>
      </w:r>
    </w:p>
  </w:comment>
  <w:comment w:author="Marcos Longo" w:id="48" w:date="2024-10-31T22:27:18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the abstract, I have no idea what this means...</w:t>
      </w:r>
    </w:p>
  </w:comment>
  <w:comment w:author="Jill Thompson" w:id="33" w:date="2024-11-06T14:58:35Z">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fire refs</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burned area increasingly explained by climate change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Burton, S Lampe, DI Kelley, W Thiery, S Hantson, N Christidis, ...</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Climate Change, 1-7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Fire weakens land carbon sinks before 1.5° C</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 Burton, DI Kelley, E Burke, C Mathison, CD Jones, RA Betts,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Nature Geoscience, 1-7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FLAME 1.0: a novel approach for modelling burned area in the Brazilian biomes using the Maximum Entropy concept</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MLF Barbosa, DI Kelley, CA Burton, IJM Ferreira, RM da Veiga, A Bradley,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2024</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of wildfires 2023–2024</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MW Jones, DI Kelley, CA Burton, F Di Giuseppe, MLF Barbosa,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Earth System Science Data 16 (8), 3601-3685</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2024</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the placement of fire emissions from the Brazilian Cerrado biome in the atmospheric carbon budget</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 da Veiga, C von Randow, C Burton, D Kelley, M Cardoso, F Morelli</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EGUsphere 2024, 1-27</w:t>
      </w:r>
    </w:p>
  </w:comment>
  <w:comment w:author="Marcos Longo" w:id="43" w:date="2024-10-31T17:36:01Z">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below did not have anything on it that I could recycle.</w:t>
      </w:r>
    </w:p>
  </w:comment>
  <w:comment w:author="Marcos Longo" w:id="113" w:date="2024-11-04T17:45:49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Michael Keller" w:id="39" w:date="2024-10-29T19:00:37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understand the logic of including GOES-R in this list.  That would imply that we should also include VIIRS on the operational NOAA polar orbiters, other polar orbiters from ESA, etc.</w:t>
      </w:r>
    </w:p>
  </w:comment>
  <w:comment w:author="Elsa Ordway" w:id="40" w:date="2024-11-12T19:17:20Z">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GOES-R data are being used to create diurnal GPP and ecosystem respiration products now - led by Paul Stoy's lab: https://alive-abi.github.io/alive/index.html</w:t>
      </w:r>
    </w:p>
  </w:comment>
  <w:comment w:author="Michael Keller" w:id="170" w:date="2024-11-07T23:11:25Z">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Isaac Aguilar Rivera" w:id="167" w:date="2024-09-11T16:41:43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https://www.cbd.int/gbf/targets/1</w:t>
      </w:r>
    </w:p>
  </w:comment>
  <w:comment w:author="Michael Keller" w:id="169" w:date="2024-11-07T23:09:53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174" w:date="2024-11-07T23:19:10Z">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175" w:date="2024-11-07T23:25:51Z">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Michael Keller" w:id="165" w:date="2024-11-07T23:16:28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166" w:date="2024-11-11T04:17:47Z">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177" w:date="2024-11-07T23:35:51Z">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Michael Keller" w:id="161" w:date="2024-11-07T23:42:48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162" w:date="2024-11-08T00:12:25Z">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163" w:date="2024-11-11T04:15:02Z">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164" w:date="2024-11-11T04:19:38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Michael Keller" w:id="176" w:date="2024-11-07T23:30:26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Marcos Longo" w:id="4" w:date="2024-11-10T18:31:20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highlighting this because it may be a shift from our wording up to now. But if NASA only funds the "Threshold" then I don't think the Americas would be that different from Asia/Australia/Madagascar, as measurements would not be coordinated.</w:t>
      </w:r>
    </w:p>
  </w:comment>
  <w:comment w:author="VIRGINIA ZAUNBRECHER" w:id="173" w:date="2024-09-27T15:37:07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other livelihoods pieces: green finance institutions, ecotourism, big data companies (see community engagement piece from scraps doc).</w:t>
      </w:r>
    </w:p>
  </w:comment>
  <w:comment w:author="Marcos Longo" w:id="106" w:date="2024-11-01T03:57:02Z">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https://dx.doi.org/10.1029/2023MS003689</w:t>
      </w:r>
    </w:p>
  </w:comment>
  <w:comment w:author="Marcos Longo" w:id="104" w:date="2024-11-01T03:55:26Z">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https://dx.doi.org/10.5194/bg-17-4999-2020</w:t>
      </w:r>
    </w:p>
  </w:comment>
  <w:comment w:author="Marcos Longo" w:id="41" w:date="2024-10-31T17:35:15Z">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high-level overview, but both are too vague.</w:t>
      </w:r>
    </w:p>
  </w:comment>
  <w:comment w:author="Jill Thompson" w:id="42" w:date="2024-11-07T14:51:29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need to finish with the plants and then mention the animals so move animal comments to end of paragraph.</w:t>
      </w:r>
    </w:p>
  </w:comment>
  <w:comment w:author="Marcos Longo" w:id="105" w:date="2024-11-01T03:56:09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https://dx.doi.org/10.5194/gmd-16-6267-2023</w:t>
      </w:r>
    </w:p>
  </w:comment>
  <w:comment w:author="Marcos Longo" w:id="107" w:date="2024-11-01T03:56:37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https://dx.doi.org/10.5194/gmd-17-4643-2024</w:t>
      </w:r>
    </w:p>
  </w:comment>
  <w:comment w:author="Jill Thompson" w:id="93" w:date="2024-11-07T15:41:14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extreme events?</w:t>
      </w:r>
    </w:p>
  </w:comment>
  <w:comment w:author="Marcos Longo" w:id="79" w:date="2024-11-06T16:36:06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somehow connect the nutrient cycling with the rest of the paragraph, not sure if it's too forced...</w:t>
      </w:r>
    </w:p>
  </w:comment>
  <w:comment w:author="Marcos Longo" w:id="78" w:date="2024-11-04T01:49:46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should keep this. We are not really talking about weather/climate modelling in Section 6.4, but this could be attractive beyond the TE program.</w:t>
      </w:r>
    </w:p>
  </w:comment>
  <w:comment w:author="Marcos Longo" w:id="139" w:date="2024-11-10T21:20:47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adding specific project names here would make it more convincing. I suppose the Brazil one is Sustainable Landscapes Brazil? @mkeller.co2@gmail.com</w:t>
      </w:r>
    </w:p>
  </w:comment>
  <w:comment w:author="Robinson Negron-Juarez" w:id="155" w:date="2024-11-06T21:27:23Z">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move/merge with 6.2.4 Field Observations and Studies</w:t>
      </w:r>
    </w:p>
  </w:comment>
  <w:comment w:author="Marcos Longo" w:id="68" w:date="2024-11-03T01:59:47Z">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https://dx.doi.org/10.1088/2515-7620/ad6ff9</w:t>
      </w:r>
    </w:p>
  </w:comment>
  <w:comment w:author="Marcos Longo" w:id="71" w:date="2024-11-03T02:01:04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https://dx.doi.org/10.1016/j.jhydrol.2022.127786</w:t>
      </w:r>
    </w:p>
  </w:comment>
  <w:comment w:author="Marcos Longo" w:id="70" w:date="2024-11-03T02:00:42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https://dx.doi.org/10.1029/2020WR028752</w:t>
      </w:r>
    </w:p>
  </w:comment>
  <w:comment w:author="Marcos Longo" w:id="76" w:date="2024-11-03T02:10:53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check that these have been brought up in Sections 1 and/or 2.</w:t>
      </w:r>
    </w:p>
  </w:comment>
  <w:comment w:author="Marcos Longo" w:id="67" w:date="2024-11-03T01:53:24Z">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https://dx.doi.org/10.1146/annurev-environ-102017-030136</w:t>
      </w:r>
    </w:p>
  </w:comment>
  <w:comment w:author="Marcos Longo" w:id="77" w:date="2024-11-04T01:44:43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too off-topic? I just thought that precipitation and cloud cover is something needed if we are talking about hydroclimate.</w:t>
      </w:r>
    </w:p>
  </w:comment>
  <w:comment w:author="Jill Thompson" w:id="38" w:date="2024-11-07T15:53:20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look very carefully at all of the many questions in section 3 as several of them sound very similar to others, and moving slowly from section to section it is not easy to tell the difference.</w:t>
      </w:r>
    </w:p>
  </w:comment>
  <w:comment w:author="Marcos Longo" w:id="2" w:date="2024-11-11T01:28:03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estimates for virtual attendance, just so it shows our appreciation for their contributions too.</w:t>
      </w:r>
    </w:p>
  </w:comment>
  <w:comment w:author="Jill Thompson" w:id="102" w:date="2024-11-07T15:46:35Z">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much mention of peoples in 3.3.1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there should be a separate  peoples part both their impact on tropical forest and climate change and forest destruction on people.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haven't seen any questions specific to the people in tropical regions.</w:t>
      </w:r>
    </w:p>
  </w:comment>
  <w:comment w:author="Elsa Ordway" w:id="134" w:date="2024-09-15T22:30:41Z">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sure complete table is included - not embedding properly</w:t>
      </w:r>
    </w:p>
  </w:comment>
  <w:comment w:author="Marcos Longo" w:id="34" w:date="2024-11-04T22:15:33Z">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https://dx.doi.org/10.1038/s41477-020-00780-2</w:t>
      </w:r>
    </w:p>
  </w:comment>
  <w:comment w:author="Marcos Longo" w:id="35" w:date="2024-11-04T22:16:05Z">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https://dx.doi.org/10.1111/plb.13638</w:t>
      </w:r>
    </w:p>
  </w:comment>
  <w:comment w:author="Marcos Longo" w:id="157" w:date="2024-10-30T03:15:30Z">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to myself, check TransCom (https://daac.ornl.gov/cgi-bin/dataset_lister.pl?p=30), this was brought up during our town hall and seems relevant.</w:t>
      </w:r>
    </w:p>
  </w:comment>
  <w:comment w:author="Elsa Ordway" w:id="184" w:date="2024-09-27T19:09:50Z">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this</w:t>
      </w:r>
    </w:p>
  </w:comment>
  <w:comment w:author="Elsa Ordway" w:id="0" w:date="2024-09-27T18:43:03Z">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@contact@adiabey.com can you please add affiliations where missing here?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contact@adiabey.com_</w:t>
      </w:r>
    </w:p>
  </w:comment>
  <w:comment w:author="Elsa Ordway" w:id="85" w:date="2024-11-12T02:37:04Z">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https://doi.org/10.1111/gcb.15810</w:t>
      </w:r>
    </w:p>
  </w:comment>
  <w:comment w:author="Elsa Ordway" w:id="133" w:date="2024-11-12T03:21:56Z">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Copying comment from Marcos: To some extent, this table overlaps quite a bit with the "modeling table". I wonder if there is an opportunity to merge both.</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Otherwise, we may want to harmonize what we have for satellites, airborne and ground measurements.</w:t>
      </w:r>
    </w:p>
  </w:comment>
  <w:comment w:author="Marcos Longo" w:id="90" w:date="2024-11-06T05:34:44Z">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Q24 (Please keep this comment for now, I will delete when I update the tables)</w:t>
      </w:r>
    </w:p>
  </w:comment>
  <w:comment w:author="Marcos Longo" w:id="89" w:date="2024-11-06T05:33:36Z">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https://dx.doi.org/10.1038/nature05900</w:t>
      </w:r>
    </w:p>
  </w:comment>
  <w:comment w:author="Marcos Longo" w:id="88" w:date="2024-11-06T05:32:16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https://dx.doi.org/10.1002/2016GL069241</w:t>
      </w:r>
    </w:p>
  </w:comment>
  <w:comment w:author="Marcos Longo" w:id="87" w:date="2024-11-06T05:30:58Z">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https://dx.doi.org/10.1016/j.agrformet.2015.07.006</w:t>
      </w:r>
    </w:p>
  </w:comment>
  <w:comment w:author="Marcos Longo" w:id="86" w:date="2024-11-06T05:30:32Z">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https://dx.doi.org/10.1002/grl.50570</w:t>
      </w:r>
    </w:p>
  </w:comment>
  <w:comment w:author="Marcos Longo" w:id="84" w:date="2024-11-06T05:28:41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https://dx.doi.org/10.1016/j.ejrh.2020.100755</w:t>
      </w:r>
    </w:p>
  </w:comment>
  <w:comment w:author="Elsa Ordway" w:id="181" w:date="2024-09-21T18:55:40Z">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Marcos Longo" w:id="83" w:date="2024-11-06T05:28:12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https://dx.doi.org/10.5194/bg-15-6909-2018</w:t>
      </w:r>
    </w:p>
  </w:comment>
  <w:comment w:author="Marcos Longo" w:id="82" w:date="2024-11-06T05:24:55Z">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https://dx.doi.org/10.1029/2019EF001461</w:t>
      </w:r>
    </w:p>
  </w:comment>
  <w:comment w:author="Marcos Longo" w:id="92" w:date="2024-11-06T05:36:54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Q21 (Please keep this comment for now, I will delete when I update the tables)</w:t>
      </w:r>
    </w:p>
  </w:comment>
  <w:comment w:author="Marcos Longo" w:id="91" w:date="2024-11-06T05:35:08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Formerly Q25  (Please keep this comment for now, I will delete when I update the tables)</w:t>
      </w:r>
    </w:p>
  </w:comment>
  <w:comment w:author="Marcos Longo" w:id="81" w:date="2024-11-06T05:23:48Z">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https://dx.doi.org/10.1038/s41612-024-00794-z</w:t>
      </w:r>
    </w:p>
  </w:comment>
  <w:comment w:author="Elsa Ordway" w:id="49" w:date="2024-09-09T19:37:28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knowledge gaps related to:</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Biodiversity interactions (diff in evolutionary histories → present day functional composition differences and evolved adaptation and/or plasticity, plant-animal interactions, microbes)</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hydrological cycle differences that interact with geomorphology and edaphic properties (runoff, ET land-atmosphere coupling/rainfall recycling)</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disturbance dynamics (existing disturbance regimes; future change comes into projections section)</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Differences in existing climatic conditions</w:t>
      </w:r>
    </w:p>
  </w:comment>
  <w:comment w:author="Marcos Longo" w:id="159" w:date="2024-10-30T03:24:08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low priority, but if anyone has a better suggestion for a name, we could use a friendlier acronym.</w:t>
      </w:r>
    </w:p>
  </w:comment>
  <w:comment w:author="Marcos Longo" w:id="94" w:date="2024-11-06T19:50:40Z">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https://dx.doi.org/10.1038/nclimate3303</w:t>
      </w:r>
    </w:p>
  </w:comment>
  <w:comment w:author="Marcos Longo" w:id="96" w:date="2024-11-06T19:52:33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https://dx.doi.org/10.1111/gcb.12194</w:t>
      </w:r>
    </w:p>
  </w:comment>
  <w:comment w:author="Marcos Longo" w:id="65" w:date="2024-11-02T00:17:24Z">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from this point on could use some editing. I think we should replace indirect references to remote sensing with actual things PANGEA would use. But this is well outside my expertise, if others can fill in, that would be brilliant. Thanks!</w:t>
      </w:r>
    </w:p>
  </w:comment>
  <w:comment w:author="Marcos Longo" w:id="66" w:date="2024-11-02T00:28:23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@maria.j.santos@geo.uzh.ch @vonessen@ucla.edu, if you could add 1-2 brief and high level sentences on how agent-based models could be used to address the questions in these sections, it would be great. Thanks!</w:t>
      </w:r>
    </w:p>
  </w:comment>
  <w:comment w:author="Marcos Longo" w:id="95" w:date="2024-11-06T19:52:05Z">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https://dx.doi.org/10.1080/17550874.2012.692404</w:t>
      </w:r>
    </w:p>
  </w:comment>
  <w:comment w:author="Marcos Longo" w:id="97" w:date="2024-11-06T19:53:36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https://dx.doi.org/10.1038/s41561-022-01026-w</w:t>
      </w:r>
    </w:p>
  </w:comment>
  <w:comment w:author="Elsa Ordway" w:id="30" w:date="2024-11-10T23:14:52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also need to be paired way down</w:t>
      </w:r>
    </w:p>
  </w:comment>
  <w:comment w:author="Elsa Ordway" w:id="29" w:date="2024-11-10T23:14:41Z">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need to be paired way down</w:t>
      </w:r>
    </w:p>
  </w:comment>
  <w:comment w:author="Elsa Ordway" w:id="182" w:date="2024-09-09T02:13:48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Michael Keller" w:id="140" w:date="2024-11-12T00:03:52Z">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 be the only sentence that we need from this paragraph.</w:t>
      </w:r>
    </w:p>
  </w:comment>
  <w:comment w:author="Marcos Longo" w:id="63" w:date="2024-11-02T00:14:32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desperate, we can cite Longo et al. (2018) [https://dx.doi.org/10.1111/nph.15185]. But I'm sure there are better references for 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C">
    <w:pPr>
      <w:rPr>
        <w:color w:val="0000ff"/>
      </w:rPr>
    </w:pPr>
    <w:r w:rsidDel="00000000" w:rsidR="00000000" w:rsidRPr="00000000">
      <w:rPr>
        <w:rtl w:val="0"/>
      </w:rPr>
    </w:r>
  </w:p>
  <w:p w:rsidR="00000000" w:rsidDel="00000000" w:rsidP="00000000" w:rsidRDefault="00000000" w:rsidRPr="00000000" w14:paraId="000007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77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7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 w:id="0">
    <w:p w:rsidR="00000000" w:rsidDel="00000000" w:rsidP="00000000" w:rsidRDefault="00000000" w:rsidRPr="00000000" w14:paraId="0000078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3">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9zs5+pHwu" TargetMode="External"/><Relationship Id="rId43" Type="http://schemas.openxmlformats.org/officeDocument/2006/relationships/hyperlink" Target="https://paperpile.com/c/ovIUza/9zs5+pHwu" TargetMode="External"/><Relationship Id="rId46" Type="http://schemas.openxmlformats.org/officeDocument/2006/relationships/hyperlink" Target="https://paperpile.com/c/ovIUza/9zs5+pHwu" TargetMode="External"/><Relationship Id="rId45"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paperpile.com/c/ovIUza/YQKg"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YQK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 Id="rId31" Type="http://schemas.openxmlformats.org/officeDocument/2006/relationships/hyperlink" Target="https://paperpile.com/c/ovIUza/MoNo"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32" Type="http://schemas.openxmlformats.org/officeDocument/2006/relationships/hyperlink" Target="https://paperpile.com/c/ovIUza/MoNo" TargetMode="External"/><Relationship Id="rId35" Type="http://schemas.openxmlformats.org/officeDocument/2006/relationships/hyperlink" Target="https://paperpile.com/c/ovIUza/FoUS+HHQU+ZxJz+MUqe" TargetMode="External"/><Relationship Id="rId34" Type="http://schemas.openxmlformats.org/officeDocument/2006/relationships/hyperlink" Target="https://paperpile.com/c/ovIUza/FoUS+HHQU+ZxJz+MUqe" TargetMode="External"/><Relationship Id="rId71" Type="http://schemas.openxmlformats.org/officeDocument/2006/relationships/hyperlink" Target="https://docs.google.com/document/d/1EIzwIZK0uF6_y0lzz7i8TMb0EHxecDYDWX4mQEinWXY/edit" TargetMode="External"/><Relationship Id="rId70" Type="http://schemas.openxmlformats.org/officeDocument/2006/relationships/hyperlink" Target="https://apps.ipcc.ch/glossary/" TargetMode="External"/><Relationship Id="rId37" Type="http://schemas.openxmlformats.org/officeDocument/2006/relationships/hyperlink" Target="https://paperpile.com/c/ovIUza/FoUS+HHQU+ZxJz+MUqe" TargetMode="External"/><Relationship Id="rId36" Type="http://schemas.openxmlformats.org/officeDocument/2006/relationships/hyperlink" Target="https://paperpile.com/c/ovIUza/FoUS+HHQU+ZxJz+MUqe"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hyperlink" Target="https://www.spun.earth/" TargetMode="External"/><Relationship Id="rId61" Type="http://schemas.openxmlformats.org/officeDocument/2006/relationships/hyperlink" Target="https://arcticdrones.org/" TargetMode="External"/><Relationship Id="rId20" Type="http://schemas.openxmlformats.org/officeDocument/2006/relationships/hyperlink" Target="https://paperpile.com/c/ovIUza/LDiS" TargetMode="External"/><Relationship Id="rId64" Type="http://schemas.openxmlformats.org/officeDocument/2006/relationships/hyperlink" Target="https://kadi-project.eu/" TargetMode="External"/><Relationship Id="rId63" Type="http://schemas.openxmlformats.org/officeDocument/2006/relationships/hyperlink" Target="https://drive.google.com/drive/u/1/folders/1Gw5jlwLzT7Z_KHRGMwto6nnl4nSpxRIX" TargetMode="External"/><Relationship Id="rId22" Type="http://schemas.openxmlformats.org/officeDocument/2006/relationships/hyperlink" Target="https://paperpile.com/c/ovIUza/FPcy+yMq6" TargetMode="External"/><Relationship Id="rId66" Type="http://schemas.openxmlformats.org/officeDocument/2006/relationships/hyperlink" Target="https://www.earthdata.nasa.gov/esds/maap" TargetMode="External"/><Relationship Id="rId21" Type="http://schemas.openxmlformats.org/officeDocument/2006/relationships/hyperlink" Target="https://paperpile.com/c/ovIUza/LDiS" TargetMode="External"/><Relationship Id="rId65" Type="http://schemas.openxmlformats.org/officeDocument/2006/relationships/hyperlink" Target="https://www.earthdata.nasa.gov/esds/veda" TargetMode="External"/><Relationship Id="rId24" Type="http://schemas.openxmlformats.org/officeDocument/2006/relationships/hyperlink" Target="https://paperpile.com/c/ovIUza/FPcy+yMq6" TargetMode="External"/><Relationship Id="rId68" Type="http://schemas.openxmlformats.org/officeDocument/2006/relationships/hyperlink" Target="https://apps.ipcc.ch/glossary/" TargetMode="External"/><Relationship Id="rId23" Type="http://schemas.openxmlformats.org/officeDocument/2006/relationships/hyperlink" Target="https://paperpile.com/c/ovIUza/FPcy+yMq6" TargetMode="External"/><Relationship Id="rId67" Type="http://schemas.openxmlformats.org/officeDocument/2006/relationships/hyperlink" Target="https://docs.google.com/document/d/1O6XpISwtJ2ere9_OnkLi6uvaFm01RWqjYj7SE8xy4ZQ/edit" TargetMode="External"/><Relationship Id="rId60" Type="http://schemas.openxmlformats.org/officeDocument/2006/relationships/hyperlink" Target="https://carlos-alberto-silva.github.io/silvalab/cms4d/cms4d_workshop.html" TargetMode="External"/><Relationship Id="rId26" Type="http://schemas.openxmlformats.org/officeDocument/2006/relationships/hyperlink" Target="https://paperpile.com/c/ovIUza/iirc+CruA" TargetMode="External"/><Relationship Id="rId25" Type="http://schemas.openxmlformats.org/officeDocument/2006/relationships/hyperlink" Target="https://paperpile.com/c/ovIUza/FPcy+yMq6" TargetMode="External"/><Relationship Id="rId69" Type="http://schemas.openxmlformats.org/officeDocument/2006/relationships/hyperlink" Target="https://apps.ipcc.ch/glossary/"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51" Type="http://schemas.openxmlformats.org/officeDocument/2006/relationships/hyperlink" Target="https://paperpile.com/c/ovIUza/zrGk+iDoN+6fAo+yCO2" TargetMode="External"/><Relationship Id="rId50" Type="http://schemas.openxmlformats.org/officeDocument/2006/relationships/hyperlink" Target="https://paperpile.com/c/ovIUza/YQKg" TargetMode="External"/><Relationship Id="rId53" Type="http://schemas.openxmlformats.org/officeDocument/2006/relationships/hyperlink" Target="https://paperpile.com/c/ovIUza/zrGk+iDoN+6fAo+yCO2" TargetMode="External"/><Relationship Id="rId52" Type="http://schemas.openxmlformats.org/officeDocument/2006/relationships/hyperlink" Target="https://paperpile.com/c/ovIUza/zrGk+iDoN+6fAo+yCO2" TargetMode="External"/><Relationship Id="rId11" Type="http://schemas.openxmlformats.org/officeDocument/2006/relationships/image" Target="media/image1.png"/><Relationship Id="rId55" Type="http://schemas.openxmlformats.org/officeDocument/2006/relationships/hyperlink" Target="https://paperpile.com/c/ovIUza/zrGk+iDoN+6fAo+yCO2" TargetMode="External"/><Relationship Id="rId10" Type="http://schemas.openxmlformats.org/officeDocument/2006/relationships/footer" Target="footer1.xml"/><Relationship Id="rId54" Type="http://schemas.openxmlformats.org/officeDocument/2006/relationships/hyperlink" Target="https://paperpile.com/c/ovIUza/zrGk+iDoN+6fAo+yCO2" TargetMode="External"/><Relationship Id="rId13" Type="http://schemas.openxmlformats.org/officeDocument/2006/relationships/hyperlink" Target="https://paperpile.com/c/ovIUza/J2Id+7TNp+vM0J" TargetMode="External"/><Relationship Id="rId57" Type="http://schemas.openxmlformats.org/officeDocument/2006/relationships/hyperlink" Target="https://paperpile.com/c/ovIUza/zrGk+iDoN+6fAo+yCO2" TargetMode="External"/><Relationship Id="rId12" Type="http://schemas.openxmlformats.org/officeDocument/2006/relationships/hyperlink" Target="https://paperpile.com/c/ovIUza/J2Id+7TNp+vM0J" TargetMode="External"/><Relationship Id="rId56" Type="http://schemas.openxmlformats.org/officeDocument/2006/relationships/hyperlink" Target="https://paperpile.com/c/ovIUza/zrGk+iDoN+6fAo+yCO2" TargetMode="External"/><Relationship Id="rId15" Type="http://schemas.openxmlformats.org/officeDocument/2006/relationships/hyperlink" Target="https://paperpile.com/c/ovIUza/J2Id+7TNp+vM0J" TargetMode="External"/><Relationship Id="rId59" Type="http://schemas.openxmlformats.org/officeDocument/2006/relationships/hyperlink" Target="https://ngt-data.lbl.gov/dois/" TargetMode="External"/><Relationship Id="rId14" Type="http://schemas.openxmlformats.org/officeDocument/2006/relationships/hyperlink" Target="https://paperpile.com/c/ovIUza/J2Id+7TNp+vM0J" TargetMode="External"/><Relationship Id="rId58" Type="http://schemas.openxmlformats.org/officeDocument/2006/relationships/image" Target="media/image3.png"/><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arthdata.nasa.gov/esdis/esco/standards-and-practices/preservation-content-spec" TargetMode="External"/><Relationship Id="rId2" Type="http://schemas.openxmlformats.org/officeDocument/2006/relationships/hyperlink" Target="https://www.earthdata.nasa.gov/s3fs-public/2022-07/ESDS-RFC-042VERSION1.pdf" TargetMode="External"/><Relationship Id="rId3"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